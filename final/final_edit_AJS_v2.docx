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AB256" w14:textId="77777777" w:rsidR="00C969C7" w:rsidRPr="007A34C2" w:rsidRDefault="00905922" w:rsidP="00A76FDB">
      <w:pPr>
        <w:pStyle w:val="Title"/>
        <w:jc w:val="center"/>
        <w:rPr>
          <w:rFonts w:ascii="Arial" w:hAnsi="Arial" w:cs="Arial"/>
          <w:sz w:val="48"/>
          <w:szCs w:val="48"/>
          <w:rPrChange w:id="1" w:author="AJ Smit" w:date="2018-11-18T17:19:00Z">
            <w:rPr>
              <w:sz w:val="48"/>
              <w:szCs w:val="48"/>
            </w:rPr>
          </w:rPrChange>
        </w:rPr>
      </w:pPr>
      <w:r w:rsidRPr="007A34C2">
        <w:rPr>
          <w:rFonts w:ascii="Arial" w:hAnsi="Arial" w:cs="Arial"/>
          <w:sz w:val="48"/>
          <w:szCs w:val="48"/>
          <w:rPrChange w:id="2" w:author="AJ Smit" w:date="2018-11-18T17:19:00Z">
            <w:rPr>
              <w:sz w:val="48"/>
              <w:szCs w:val="48"/>
            </w:rPr>
          </w:rPrChange>
        </w:rPr>
        <w:t xml:space="preserve">Morphometric properties of shallow water kelp, </w:t>
      </w:r>
      <w:proofErr w:type="spellStart"/>
      <w:r w:rsidRPr="007A34C2">
        <w:rPr>
          <w:rFonts w:ascii="Arial" w:hAnsi="Arial" w:cs="Arial"/>
          <w:i/>
          <w:sz w:val="48"/>
          <w:szCs w:val="48"/>
          <w:rPrChange w:id="3" w:author="AJ Smit" w:date="2018-11-18T17:19:00Z">
            <w:rPr>
              <w:i/>
              <w:sz w:val="48"/>
              <w:szCs w:val="48"/>
            </w:rPr>
          </w:rPrChange>
        </w:rPr>
        <w:t>Ecklonia</w:t>
      </w:r>
      <w:proofErr w:type="spellEnd"/>
      <w:r w:rsidRPr="007A34C2">
        <w:rPr>
          <w:rFonts w:ascii="Arial" w:hAnsi="Arial" w:cs="Arial"/>
          <w:i/>
          <w:sz w:val="48"/>
          <w:szCs w:val="48"/>
          <w:rPrChange w:id="4" w:author="AJ Smit" w:date="2018-11-18T17:19:00Z">
            <w:rPr>
              <w:i/>
              <w:sz w:val="48"/>
              <w:szCs w:val="48"/>
            </w:rPr>
          </w:rPrChange>
        </w:rPr>
        <w:t xml:space="preserve"> maxima</w:t>
      </w:r>
      <w:r w:rsidRPr="007A34C2">
        <w:rPr>
          <w:rFonts w:ascii="Arial" w:hAnsi="Arial" w:cs="Arial"/>
          <w:sz w:val="48"/>
          <w:szCs w:val="48"/>
          <w:rPrChange w:id="5" w:author="AJ Smit" w:date="2018-11-18T17:19:00Z">
            <w:rPr>
              <w:sz w:val="48"/>
              <w:szCs w:val="48"/>
            </w:rPr>
          </w:rPrChange>
        </w:rPr>
        <w:t>, along thermal and wave exposure gradients</w:t>
      </w:r>
      <w:del w:id="6" w:author="AJ Smit" w:date="2018-11-18T17:19:00Z">
        <w:r w:rsidR="00F42BF0" w:rsidRPr="007A34C2" w:rsidDel="007A34C2">
          <w:rPr>
            <w:rFonts w:ascii="Arial" w:hAnsi="Arial" w:cs="Arial"/>
            <w:sz w:val="48"/>
            <w:szCs w:val="48"/>
            <w:rPrChange w:id="7" w:author="AJ Smit" w:date="2018-11-18T17:19:00Z">
              <w:rPr>
                <w:sz w:val="48"/>
                <w:szCs w:val="48"/>
              </w:rPr>
            </w:rPrChange>
          </w:rPr>
          <w:delText>.</w:delText>
        </w:r>
      </w:del>
    </w:p>
    <w:p w14:paraId="14E889A0" w14:textId="77777777" w:rsidR="00C969C7" w:rsidRPr="007A34C2" w:rsidRDefault="00905922">
      <w:pPr>
        <w:pStyle w:val="Author"/>
        <w:rPr>
          <w:rFonts w:ascii="Times New Roman" w:hAnsi="Times New Roman" w:cs="Times New Roman"/>
          <w:sz w:val="28"/>
          <w:szCs w:val="28"/>
          <w:rPrChange w:id="8" w:author="AJ Smit" w:date="2018-11-18T17:19:00Z">
            <w:rPr>
              <w:rFonts w:ascii="Times New Roman" w:hAnsi="Times New Roman" w:cs="Times New Roman"/>
              <w:sz w:val="32"/>
              <w:szCs w:val="32"/>
            </w:rPr>
          </w:rPrChange>
        </w:rPr>
      </w:pPr>
      <w:r w:rsidRPr="007A34C2">
        <w:rPr>
          <w:rFonts w:ascii="Times New Roman" w:hAnsi="Times New Roman" w:cs="Times New Roman"/>
          <w:sz w:val="28"/>
          <w:szCs w:val="28"/>
          <w:rPrChange w:id="9" w:author="AJ Smit" w:date="2018-11-18T17:19:00Z">
            <w:rPr>
              <w:rFonts w:ascii="Times New Roman" w:hAnsi="Times New Roman" w:cs="Times New Roman"/>
              <w:sz w:val="32"/>
              <w:szCs w:val="32"/>
            </w:rPr>
          </w:rPrChange>
        </w:rPr>
        <w:t>Jesse Smith</w:t>
      </w:r>
    </w:p>
    <w:p w14:paraId="37F486AF" w14:textId="77777777" w:rsidR="00C969C7" w:rsidRPr="007A34C2" w:rsidRDefault="00905922">
      <w:pPr>
        <w:pStyle w:val="Date"/>
        <w:rPr>
          <w:rFonts w:ascii="Times New Roman" w:hAnsi="Times New Roman" w:cs="Times New Roman"/>
          <w:sz w:val="28"/>
          <w:szCs w:val="28"/>
          <w:rPrChange w:id="10" w:author="AJ Smit" w:date="2018-11-18T17:19:00Z">
            <w:rPr>
              <w:rFonts w:ascii="Times New Roman" w:hAnsi="Times New Roman" w:cs="Times New Roman"/>
              <w:sz w:val="32"/>
              <w:szCs w:val="32"/>
            </w:rPr>
          </w:rPrChange>
        </w:rPr>
      </w:pPr>
      <w:r w:rsidRPr="007A34C2">
        <w:rPr>
          <w:rFonts w:ascii="Times New Roman" w:hAnsi="Times New Roman" w:cs="Times New Roman"/>
          <w:sz w:val="28"/>
          <w:szCs w:val="28"/>
          <w:rPrChange w:id="11" w:author="AJ Smit" w:date="2018-11-18T17:19:00Z">
            <w:rPr>
              <w:rFonts w:ascii="Times New Roman" w:hAnsi="Times New Roman" w:cs="Times New Roman"/>
              <w:sz w:val="32"/>
              <w:szCs w:val="32"/>
            </w:rPr>
          </w:rPrChange>
        </w:rPr>
        <w:t>November 2018</w:t>
      </w:r>
    </w:p>
    <w:p w14:paraId="3ADFACF5" w14:textId="77777777" w:rsidR="00250FA2" w:rsidRPr="00A76FDB" w:rsidRDefault="00250FA2">
      <w:pPr>
        <w:pStyle w:val="Heading2"/>
        <w:rPr>
          <w:sz w:val="32"/>
        </w:rPr>
      </w:pPr>
      <w:bookmarkStart w:id="12" w:name="plagiarism-declaration"/>
      <w:bookmarkEnd w:id="12"/>
    </w:p>
    <w:p w14:paraId="31FB147D" w14:textId="77777777" w:rsidR="00250FA2" w:rsidRDefault="00250FA2">
      <w:pPr>
        <w:pStyle w:val="Heading2"/>
      </w:pPr>
    </w:p>
    <w:p w14:paraId="084DBEF4" w14:textId="77777777" w:rsidR="00250FA2" w:rsidRDefault="00250FA2">
      <w:pPr>
        <w:pStyle w:val="Heading2"/>
      </w:pPr>
    </w:p>
    <w:p w14:paraId="29A34B51" w14:textId="77777777" w:rsidR="00250FA2" w:rsidRDefault="00250FA2">
      <w:pPr>
        <w:pStyle w:val="Heading2"/>
      </w:pPr>
    </w:p>
    <w:p w14:paraId="788D307F" w14:textId="77777777" w:rsidR="00250FA2" w:rsidRDefault="00250FA2">
      <w:pPr>
        <w:pStyle w:val="Heading2"/>
      </w:pPr>
    </w:p>
    <w:p w14:paraId="5B8A82AE" w14:textId="77777777" w:rsidR="00250FA2" w:rsidRDefault="00250FA2">
      <w:pPr>
        <w:pStyle w:val="Heading2"/>
      </w:pPr>
    </w:p>
    <w:p w14:paraId="6BC42181" w14:textId="77777777" w:rsidR="00250FA2" w:rsidRDefault="00250FA2">
      <w:pPr>
        <w:pStyle w:val="Heading2"/>
      </w:pPr>
    </w:p>
    <w:p w14:paraId="5E4638F7" w14:textId="77777777" w:rsidR="00250FA2" w:rsidRDefault="00250FA2">
      <w:pPr>
        <w:pStyle w:val="Heading2"/>
      </w:pPr>
    </w:p>
    <w:p w14:paraId="4704332C" w14:textId="77777777" w:rsidR="00250FA2" w:rsidRDefault="00250FA2">
      <w:pPr>
        <w:pStyle w:val="Heading2"/>
      </w:pPr>
    </w:p>
    <w:p w14:paraId="072BF7DA" w14:textId="77777777" w:rsidR="00250FA2" w:rsidRDefault="00250FA2">
      <w:pPr>
        <w:pStyle w:val="Heading2"/>
      </w:pPr>
    </w:p>
    <w:p w14:paraId="3CD02A02" w14:textId="77777777" w:rsidR="00250FA2" w:rsidRDefault="00250FA2">
      <w:pPr>
        <w:pStyle w:val="Heading2"/>
      </w:pPr>
    </w:p>
    <w:p w14:paraId="18E850F7" w14:textId="77777777" w:rsidR="00250FA2" w:rsidRDefault="00250FA2">
      <w:pPr>
        <w:pStyle w:val="Heading2"/>
      </w:pPr>
    </w:p>
    <w:p w14:paraId="2376DD16" w14:textId="77777777" w:rsidR="00250FA2" w:rsidRDefault="00250FA2">
      <w:pPr>
        <w:pStyle w:val="Heading2"/>
      </w:pPr>
    </w:p>
    <w:p w14:paraId="220C682A" w14:textId="77777777" w:rsidR="00250FA2" w:rsidRDefault="00250FA2">
      <w:pPr>
        <w:pStyle w:val="Heading2"/>
      </w:pPr>
    </w:p>
    <w:p w14:paraId="5104DE8F" w14:textId="77777777" w:rsidR="00250FA2" w:rsidRDefault="00250FA2">
      <w:pPr>
        <w:pStyle w:val="Heading2"/>
      </w:pPr>
    </w:p>
    <w:p w14:paraId="42DB02D8" w14:textId="77777777" w:rsidR="00250FA2" w:rsidRDefault="00250FA2">
      <w:pPr>
        <w:pStyle w:val="Heading2"/>
      </w:pPr>
    </w:p>
    <w:p w14:paraId="6708EBB6" w14:textId="77777777" w:rsidR="00250FA2" w:rsidRDefault="00250FA2">
      <w:pPr>
        <w:pStyle w:val="Heading2"/>
      </w:pPr>
    </w:p>
    <w:p w14:paraId="5C479DC0" w14:textId="77777777" w:rsidR="00250FA2" w:rsidRDefault="00250FA2">
      <w:pPr>
        <w:pStyle w:val="Heading2"/>
      </w:pPr>
    </w:p>
    <w:p w14:paraId="427BB986" w14:textId="77777777" w:rsidR="00250FA2" w:rsidRDefault="00250FA2">
      <w:pPr>
        <w:pStyle w:val="Heading2"/>
      </w:pPr>
    </w:p>
    <w:p w14:paraId="1F891D4D" w14:textId="77777777" w:rsidR="00250FA2" w:rsidRDefault="00250FA2">
      <w:pPr>
        <w:pStyle w:val="Heading2"/>
      </w:pPr>
    </w:p>
    <w:p w14:paraId="6A35E1B8" w14:textId="77777777" w:rsidR="00250FA2" w:rsidRDefault="00250FA2">
      <w:pPr>
        <w:pStyle w:val="Heading2"/>
      </w:pPr>
    </w:p>
    <w:p w14:paraId="30214C60" w14:textId="77777777" w:rsidR="00250FA2" w:rsidRDefault="00250FA2">
      <w:pPr>
        <w:pStyle w:val="Heading2"/>
      </w:pPr>
    </w:p>
    <w:p w14:paraId="087BD45F" w14:textId="77777777" w:rsidR="006A5040" w:rsidRDefault="00905922" w:rsidP="007A34C2">
      <w:pPr>
        <w:pStyle w:val="Heading1"/>
        <w:pPrChange w:id="13" w:author="AJ Smit" w:date="2018-11-18T17:19:00Z">
          <w:pPr/>
        </w:pPrChange>
      </w:pPr>
      <w:r>
        <w:lastRenderedPageBreak/>
        <w:t>Plagiarism Declaration</w:t>
      </w:r>
      <w:bookmarkStart w:id="14" w:name="declaration"/>
      <w:bookmarkEnd w:id="14"/>
    </w:p>
    <w:p w14:paraId="118EFDA8" w14:textId="77777777" w:rsidR="00250FA2" w:rsidRDefault="00905922" w:rsidP="007A34C2">
      <w:pPr>
        <w:pStyle w:val="Heading1"/>
        <w:pPrChange w:id="15" w:author="AJ Smit" w:date="2018-11-18T17:19:00Z">
          <w:pPr/>
        </w:pPrChange>
      </w:pPr>
      <w:r w:rsidRPr="006A5040">
        <w:t>Declaration</w:t>
      </w:r>
      <w:bookmarkStart w:id="16" w:name="abstract"/>
      <w:bookmarkEnd w:id="16"/>
    </w:p>
    <w:p w14:paraId="35A5D1E6" w14:textId="77777777" w:rsidR="007A34C2" w:rsidRDefault="007A34C2">
      <w:pPr>
        <w:rPr>
          <w:ins w:id="17" w:author="AJ Smit" w:date="2018-11-18T17:20:00Z"/>
          <w:rFonts w:ascii="Arial" w:eastAsiaTheme="majorEastAsia" w:hAnsi="Arial" w:cstheme="majorBidi"/>
          <w:b/>
          <w:bCs/>
          <w:color w:val="000000" w:themeColor="text1"/>
          <w:szCs w:val="32"/>
        </w:rPr>
      </w:pPr>
      <w:ins w:id="18" w:author="AJ Smit" w:date="2018-11-18T17:20:00Z">
        <w:r>
          <w:br w:type="page"/>
        </w:r>
      </w:ins>
    </w:p>
    <w:p w14:paraId="3572436A" w14:textId="77777777" w:rsidR="0045568E" w:rsidRDefault="0045568E" w:rsidP="0045568E">
      <w:pPr>
        <w:pStyle w:val="Heading1"/>
        <w:jc w:val="center"/>
      </w:pPr>
      <w:r w:rsidRPr="0045568E">
        <w:lastRenderedPageBreak/>
        <w:t xml:space="preserve">Morphometric properties of shallow water kelp, </w:t>
      </w:r>
      <w:proofErr w:type="spellStart"/>
      <w:r w:rsidRPr="0045568E">
        <w:rPr>
          <w:i/>
        </w:rPr>
        <w:t>Ecklonia</w:t>
      </w:r>
      <w:proofErr w:type="spellEnd"/>
      <w:r w:rsidRPr="0045568E">
        <w:rPr>
          <w:i/>
        </w:rPr>
        <w:t xml:space="preserve"> maxima</w:t>
      </w:r>
      <w:r w:rsidRPr="0045568E">
        <w:t>, along thermal and wave exposure gradients</w:t>
      </w:r>
    </w:p>
    <w:p w14:paraId="7B9111B2" w14:textId="77777777" w:rsidR="0045568E" w:rsidRDefault="0045568E" w:rsidP="0045568E">
      <w:pPr>
        <w:pStyle w:val="BodyText"/>
        <w:spacing w:line="240" w:lineRule="auto"/>
      </w:pPr>
    </w:p>
    <w:p w14:paraId="0760D1DA" w14:textId="77777777" w:rsidR="0045568E" w:rsidRPr="0045568E" w:rsidRDefault="0045568E" w:rsidP="0045568E">
      <w:pPr>
        <w:pStyle w:val="BodyText"/>
        <w:spacing w:after="0" w:line="240" w:lineRule="auto"/>
        <w:jc w:val="center"/>
        <w:rPr>
          <w:rFonts w:ascii="Minion Pro" w:hAnsi="Minion Pro"/>
          <w:b/>
        </w:rPr>
      </w:pPr>
      <w:r w:rsidRPr="0045568E">
        <w:rPr>
          <w:rFonts w:ascii="Minion Pro" w:hAnsi="Minion Pro"/>
          <w:b/>
          <w:lang w:val="en-GB"/>
        </w:rPr>
        <w:t xml:space="preserve">Jesse </w:t>
      </w:r>
      <w:r>
        <w:rPr>
          <w:rFonts w:ascii="Minion Pro" w:hAnsi="Minion Pro"/>
          <w:b/>
          <w:lang w:val="en-GB"/>
        </w:rPr>
        <w:t>L</w:t>
      </w:r>
      <w:r w:rsidRPr="0045568E">
        <w:rPr>
          <w:rFonts w:ascii="Minion Pro" w:hAnsi="Minion Pro"/>
          <w:b/>
          <w:lang w:val="en-GB"/>
        </w:rPr>
        <w:t>. Smith</w:t>
      </w:r>
    </w:p>
    <w:p w14:paraId="285F5929" w14:textId="77777777" w:rsidR="0045568E" w:rsidRPr="00A74D3E" w:rsidRDefault="0045568E" w:rsidP="0045568E">
      <w:pPr>
        <w:pStyle w:val="BodyText"/>
        <w:spacing w:after="0" w:line="240" w:lineRule="auto"/>
        <w:jc w:val="center"/>
        <w:rPr>
          <w:rFonts w:ascii="Minion Pro" w:hAnsi="Minion Pro"/>
        </w:rPr>
      </w:pPr>
      <w:r w:rsidRPr="00A74D3E">
        <w:rPr>
          <w:rFonts w:ascii="Minion Pro" w:hAnsi="Minion Pro"/>
          <w:lang w:val="en-GB"/>
        </w:rPr>
        <w:t>Department of Biodiversity and Conservation Biology, University of the Western Cape,</w:t>
      </w:r>
    </w:p>
    <w:p w14:paraId="6CEC3FE0" w14:textId="77777777" w:rsidR="0045568E" w:rsidRPr="00A74D3E" w:rsidRDefault="0045568E" w:rsidP="0045568E">
      <w:pPr>
        <w:pStyle w:val="BodyText"/>
        <w:spacing w:after="0" w:line="240" w:lineRule="auto"/>
        <w:jc w:val="center"/>
        <w:rPr>
          <w:rFonts w:ascii="Minion Pro" w:hAnsi="Minion Pro"/>
        </w:rPr>
      </w:pPr>
      <w:r w:rsidRPr="00A74D3E">
        <w:rPr>
          <w:rFonts w:ascii="Minion Pro" w:hAnsi="Minion Pro"/>
          <w:lang w:val="en-GB"/>
        </w:rPr>
        <w:t>Private Bag X17, Bellville 7535, South Africa</w:t>
      </w:r>
    </w:p>
    <w:p w14:paraId="3E5B673E" w14:textId="77777777" w:rsidR="0045568E" w:rsidRPr="0045568E" w:rsidRDefault="0045568E" w:rsidP="0045568E">
      <w:pPr>
        <w:pStyle w:val="BodyText"/>
        <w:spacing w:line="240" w:lineRule="auto"/>
        <w:pPrChange w:id="19" w:author="AJ Smit" w:date="2018-11-18T17:22:00Z">
          <w:pPr>
            <w:pStyle w:val="Heading1"/>
          </w:pPr>
        </w:pPrChange>
      </w:pPr>
    </w:p>
    <w:p w14:paraId="53947A88" w14:textId="77777777" w:rsidR="00C969C7" w:rsidRPr="006A5040" w:rsidDel="007A34C2" w:rsidRDefault="00905922" w:rsidP="007A34C2">
      <w:pPr>
        <w:pStyle w:val="Heading1"/>
        <w:rPr>
          <w:del w:id="20" w:author="AJ Smit" w:date="2018-11-18T17:14:00Z"/>
        </w:rPr>
        <w:pPrChange w:id="21" w:author="AJ Smit" w:date="2018-11-18T17:18:00Z">
          <w:pPr>
            <w:pStyle w:val="BodyText"/>
          </w:pPr>
        </w:pPrChange>
      </w:pPr>
      <w:r w:rsidRPr="006A5040">
        <w:t>Abstract</w:t>
      </w:r>
    </w:p>
    <w:p w14:paraId="022D986A" w14:textId="77777777" w:rsidR="00250FA2" w:rsidRDefault="00250FA2" w:rsidP="007A34C2">
      <w:pPr>
        <w:pStyle w:val="Heading1"/>
        <w:pPrChange w:id="22" w:author="AJ Smit" w:date="2018-11-18T17:18:00Z">
          <w:pPr>
            <w:pStyle w:val="FirstParagraph"/>
          </w:pPr>
        </w:pPrChange>
      </w:pPr>
    </w:p>
    <w:p w14:paraId="2A3CC84A" w14:textId="26CF1428" w:rsidR="00C969C7" w:rsidRDefault="00905922" w:rsidP="0045568E">
      <w:pPr>
        <w:pStyle w:val="BodyText"/>
        <w:pPrChange w:id="23" w:author="AJ Smit" w:date="2018-11-18T17:24:00Z">
          <w:pPr>
            <w:pStyle w:val="FirstParagraph"/>
          </w:pPr>
        </w:pPrChange>
      </w:pPr>
      <w:proofErr w:type="spellStart"/>
      <w:r>
        <w:rPr>
          <w:i/>
        </w:rPr>
        <w:t>Ecklonia</w:t>
      </w:r>
      <w:proofErr w:type="spellEnd"/>
      <w:r>
        <w:rPr>
          <w:i/>
        </w:rPr>
        <w:t xml:space="preserve"> maxima</w:t>
      </w:r>
      <w:r>
        <w:t xml:space="preserve"> a large brown kelp, order </w:t>
      </w:r>
      <w:proofErr w:type="spellStart"/>
      <w:r w:rsidRPr="00A76FDB">
        <w:rPr>
          <w:i/>
        </w:rPr>
        <w:t>Laminariales</w:t>
      </w:r>
      <w:proofErr w:type="spellEnd"/>
      <w:r w:rsidRPr="00A76FDB">
        <w:t>,</w:t>
      </w:r>
      <w:r>
        <w:t xml:space="preserve"> occurs in areas of warm to cold temperate waters in the sub- and intertidal rocky substrate, and its biogeographical range extends from north of Lüderitz, Namibia to west of Cape Agulhas in South Africa. This large geographic distribution is </w:t>
      </w:r>
      <w:proofErr w:type="spellStart"/>
      <w:r>
        <w:t>characterised</w:t>
      </w:r>
      <w:proofErr w:type="spellEnd"/>
      <w:r>
        <w:t xml:space="preserve"> by various thermal and wave energy regimes. Temperature is said to drive the geographical distribution and wave exposure is the most identified cause of morphological variation in kelp. Sites were selected along the geographic distribution of </w:t>
      </w:r>
      <w:r>
        <w:rPr>
          <w:i/>
        </w:rPr>
        <w:t>E</w:t>
      </w:r>
      <w:del w:id="24" w:author="AJ Smit" w:date="2018-11-18T18:02:00Z">
        <w:r w:rsidDel="0023473C">
          <w:rPr>
            <w:i/>
          </w:rPr>
          <w:delText xml:space="preserve">. </w:delText>
        </w:r>
      </w:del>
      <w:ins w:id="25" w:author="AJ Smit" w:date="2018-11-18T18:03:00Z">
        <w:r w:rsidR="0023473C">
          <w:rPr>
            <w:i/>
          </w:rPr>
          <w:t>.</w:t>
        </w:r>
      </w:ins>
      <w:ins w:id="26" w:author="AJ Smit" w:date="2018-11-18T18:02:00Z">
        <w:r w:rsidR="0023473C">
          <w:rPr>
            <w:i/>
          </w:rPr>
          <w:t xml:space="preserve"> </w:t>
        </w:r>
      </w:ins>
      <w:r>
        <w:rPr>
          <w:i/>
        </w:rPr>
        <w:t>maxima</w:t>
      </w:r>
      <w:r>
        <w:t xml:space="preserve"> under varying temperature and wave exposure regimes. Morphometric measurements of thirteen </w:t>
      </w:r>
      <w:r>
        <w:rPr>
          <w:i/>
        </w:rPr>
        <w:t>E. maxima</w:t>
      </w:r>
      <w:r>
        <w:t xml:space="preserve"> sporophytes were collected in 1m deep shallow water at 16 sites in False Bay and along the south west coast. The parameters of temperature and wave ex</w:t>
      </w:r>
      <w:bookmarkStart w:id="27" w:name="_GoBack"/>
      <w:bookmarkEnd w:id="27"/>
      <w:r>
        <w:t>posure were investigated to identify which parameters best explain the morphological variation in the different kelp communities. The results of the RDA showed no temperature parameters to be influential in the morphology of shallow water</w:t>
      </w:r>
      <w:del w:id="28" w:author="AJ Smit" w:date="2018-11-18T18:03:00Z">
        <w:r w:rsidDel="0023473C">
          <w:delText>_</w:delText>
        </w:r>
      </w:del>
      <w:r>
        <w:t xml:space="preserve"> </w:t>
      </w:r>
      <w:r w:rsidRPr="0023473C">
        <w:rPr>
          <w:i/>
          <w:rPrChange w:id="29" w:author="AJ Smit" w:date="2018-11-18T18:03:00Z">
            <w:rPr/>
          </w:rPrChange>
        </w:rPr>
        <w:t>E. maxima</w:t>
      </w:r>
      <w:del w:id="30" w:author="AJ Smit" w:date="2018-11-18T18:03:00Z">
        <w:r w:rsidDel="0023473C">
          <w:delText>_</w:delText>
        </w:r>
      </w:del>
      <w:r>
        <w:t>. The wave exposure parameters with the most influence were the parameters around the mean of annual wave direction, annual wave height, and annual wave period. Annual maximum wind direction and April’s mean and maximum wave direction were also important factors. Kelps collected from False Bay sites showed to have longer stipe lengths to withstand extreme wave exposure, whereas, kelps along the west coast have adapted morphologies that increase their surface area for maximum nutrient uptake.</w:t>
      </w:r>
    </w:p>
    <w:p w14:paraId="78DC980C" w14:textId="1F77273B" w:rsidR="00C969C7" w:rsidRDefault="00905922" w:rsidP="00C460E4">
      <w:pPr>
        <w:pStyle w:val="BodyText"/>
      </w:pPr>
      <w:r>
        <w:rPr>
          <w:i/>
        </w:rPr>
        <w:t>Keywords</w:t>
      </w:r>
      <w:r>
        <w:t xml:space="preserve">: Temperature regimes, Wave exposure, </w:t>
      </w:r>
      <w:proofErr w:type="spellStart"/>
      <w:r>
        <w:rPr>
          <w:i/>
        </w:rPr>
        <w:t>Ecklonia</w:t>
      </w:r>
      <w:proofErr w:type="spellEnd"/>
      <w:r>
        <w:rPr>
          <w:i/>
        </w:rPr>
        <w:t xml:space="preserve"> maxima</w:t>
      </w:r>
      <w:r>
        <w:t xml:space="preserve">, </w:t>
      </w:r>
      <w:del w:id="31" w:author="AJ Smit" w:date="2018-11-18T18:03:00Z">
        <w:r w:rsidDel="0023473C">
          <w:delText>morphology</w:delText>
        </w:r>
      </w:del>
      <w:ins w:id="32" w:author="AJ Smit" w:date="2018-11-18T18:03:00Z">
        <w:r w:rsidR="0023473C">
          <w:t>M</w:t>
        </w:r>
        <w:r w:rsidR="0023473C">
          <w:t>orphology</w:t>
        </w:r>
      </w:ins>
      <w:r>
        <w:t xml:space="preserve">, </w:t>
      </w:r>
      <w:del w:id="33" w:author="AJ Smit" w:date="2018-11-18T18:03:00Z">
        <w:r w:rsidDel="0023473C">
          <w:delText>distribution</w:delText>
        </w:r>
      </w:del>
      <w:ins w:id="34" w:author="AJ Smit" w:date="2018-11-18T18:03:00Z">
        <w:r w:rsidR="0023473C">
          <w:t>D</w:t>
        </w:r>
        <w:r w:rsidR="0023473C">
          <w:t>istribution</w:t>
        </w:r>
      </w:ins>
    </w:p>
    <w:tbl>
      <w:tblPr>
        <w:tblW w:w="855" w:type="pct"/>
        <w:tblLook w:val="07E0" w:firstRow="1" w:lastRow="1" w:firstColumn="1" w:lastColumn="1" w:noHBand="1" w:noVBand="1"/>
      </w:tblPr>
      <w:tblGrid>
        <w:gridCol w:w="1543"/>
      </w:tblGrid>
      <w:tr w:rsidR="00C969C7" w14:paraId="49C8CA69" w14:textId="77777777" w:rsidTr="00F81526">
        <w:tc>
          <w:tcPr>
            <w:tcW w:w="0" w:type="auto"/>
            <w:tcBorders>
              <w:bottom w:val="single" w:sz="0" w:space="0" w:color="auto"/>
            </w:tcBorders>
            <w:vAlign w:val="bottom"/>
          </w:tcPr>
          <w:p w14:paraId="41C1FB0C" w14:textId="77777777" w:rsidR="00C969C7" w:rsidRDefault="00C969C7">
            <w:pPr>
              <w:pStyle w:val="Compact"/>
            </w:pPr>
          </w:p>
        </w:tc>
      </w:tr>
    </w:tbl>
    <w:p w14:paraId="3709E9D3" w14:textId="77777777" w:rsidR="00F81526" w:rsidRDefault="00F81526">
      <w:del w:id="35" w:author="AJ Smit" w:date="2018-11-18T17:19:00Z">
        <w:r w:rsidDel="007A34C2">
          <w:br w:type="page"/>
        </w:r>
      </w:del>
    </w:p>
    <w:tbl>
      <w:tblPr>
        <w:tblW w:w="855" w:type="pct"/>
        <w:tblLook w:val="07E0" w:firstRow="1" w:lastRow="1" w:firstColumn="1" w:lastColumn="1" w:noHBand="1" w:noVBand="1"/>
      </w:tblPr>
      <w:tblGrid>
        <w:gridCol w:w="1597"/>
      </w:tblGrid>
      <w:tr w:rsidR="00C969C7" w:rsidRPr="00F81526" w14:paraId="7878BD32" w14:textId="77777777" w:rsidTr="00F81526">
        <w:tc>
          <w:tcPr>
            <w:tcW w:w="0" w:type="auto"/>
          </w:tcPr>
          <w:p w14:paraId="125C08AA" w14:textId="77777777" w:rsidR="00C969C7" w:rsidDel="007A34C2" w:rsidRDefault="00905922" w:rsidP="0023473C">
            <w:pPr>
              <w:pStyle w:val="Heading1"/>
              <w:ind w:left="-109" w:right="90"/>
              <w:rPr>
                <w:del w:id="36" w:author="AJ Smit" w:date="2018-11-18T17:14:00Z"/>
              </w:rPr>
              <w:pPrChange w:id="37" w:author="AJ Smit" w:date="2018-11-18T18:02:00Z">
                <w:pPr>
                  <w:pStyle w:val="Compact"/>
                </w:pPr>
              </w:pPrChange>
            </w:pPr>
            <w:r w:rsidRPr="00F81526">
              <w:t>Introduction</w:t>
            </w:r>
          </w:p>
          <w:p w14:paraId="6FC52065" w14:textId="77777777" w:rsidR="00F81526" w:rsidRPr="00F81526" w:rsidRDefault="00F81526" w:rsidP="0023473C">
            <w:pPr>
              <w:pStyle w:val="Heading1"/>
              <w:ind w:left="-109" w:right="90"/>
              <w:pPrChange w:id="38" w:author="AJ Smit" w:date="2018-11-18T18:02:00Z">
                <w:pPr>
                  <w:pStyle w:val="Compact"/>
                </w:pPr>
              </w:pPrChange>
            </w:pPr>
          </w:p>
        </w:tc>
      </w:tr>
    </w:tbl>
    <w:p w14:paraId="4AFF26C4" w14:textId="77777777" w:rsidR="00C969C7" w:rsidRDefault="00905922">
      <w:pPr>
        <w:pStyle w:val="BodyText"/>
      </w:pPr>
      <w:r>
        <w:t xml:space="preserve">Kelps often congregate in populations known as kelp forests and are found in temperate and polar coastal regions and are amongst the most productive ecosystems in the world </w:t>
      </w:r>
      <w:r w:rsidRPr="00F81526">
        <w:t>(Mann</w:t>
      </w:r>
      <w:r w:rsidR="009B082D">
        <w:t xml:space="preserve"> </w:t>
      </w:r>
      <w:r w:rsidRPr="00F81526">
        <w:t>1973</w:t>
      </w:r>
      <w:r w:rsidR="00F81526" w:rsidRPr="00F81526">
        <w:t>,</w:t>
      </w:r>
      <w:r w:rsidR="009B082D">
        <w:t xml:space="preserve"> </w:t>
      </w:r>
      <w:proofErr w:type="spellStart"/>
      <w:r w:rsidRPr="00F81526">
        <w:t>Fredriksen</w:t>
      </w:r>
      <w:proofErr w:type="spellEnd"/>
      <w:r w:rsidR="00F81526" w:rsidRPr="00F81526">
        <w:t xml:space="preserve"> </w:t>
      </w:r>
      <w:r w:rsidRPr="00F81526">
        <w:t>2003</w:t>
      </w:r>
      <w:r w:rsidR="00F81526" w:rsidRPr="00F81526">
        <w:t>,</w:t>
      </w:r>
      <w:r w:rsidRPr="00F81526">
        <w:t xml:space="preserve"> </w:t>
      </w:r>
      <w:proofErr w:type="spellStart"/>
      <w:r w:rsidRPr="00F81526">
        <w:t>Rysgaard</w:t>
      </w:r>
      <w:proofErr w:type="spellEnd"/>
      <w:r w:rsidR="00F81526" w:rsidRPr="00F81526">
        <w:t xml:space="preserve"> </w:t>
      </w:r>
      <w:r w:rsidRPr="00F81526">
        <w:t>and</w:t>
      </w:r>
      <w:r w:rsidR="00F81526" w:rsidRPr="00F81526">
        <w:t xml:space="preserve"> </w:t>
      </w:r>
      <w:r w:rsidRPr="00F81526">
        <w:t>Nielsen</w:t>
      </w:r>
      <w:r w:rsidR="00F81526" w:rsidRPr="00F81526">
        <w:t xml:space="preserve"> </w:t>
      </w:r>
      <w:r w:rsidRPr="00F81526">
        <w:t>2006</w:t>
      </w:r>
      <w:r w:rsidR="00F81526" w:rsidRPr="00F81526">
        <w:t>,</w:t>
      </w:r>
      <w:r w:rsidRPr="00F81526">
        <w:t xml:space="preserve"> </w:t>
      </w:r>
      <w:proofErr w:type="spellStart"/>
      <w:r w:rsidRPr="00F81526">
        <w:t>Merzouk</w:t>
      </w:r>
      <w:proofErr w:type="spellEnd"/>
      <w:r w:rsidR="00F81526" w:rsidRPr="00F81526">
        <w:t xml:space="preserve"> </w:t>
      </w:r>
      <w:r w:rsidRPr="00F81526">
        <w:t>2011, Bolton</w:t>
      </w:r>
      <w:r w:rsidR="00F81526" w:rsidRPr="00F81526">
        <w:t xml:space="preserve"> </w:t>
      </w:r>
      <w:r w:rsidRPr="00F81526">
        <w:t xml:space="preserve">2010, </w:t>
      </w:r>
      <w:proofErr w:type="spellStart"/>
      <w:r w:rsidRPr="00F81526">
        <w:t>Lüning</w:t>
      </w:r>
      <w:proofErr w:type="spellEnd"/>
      <w:r w:rsidR="00F81526" w:rsidRPr="00F81526">
        <w:t xml:space="preserve"> </w:t>
      </w:r>
      <w:r w:rsidRPr="00F81526">
        <w:t xml:space="preserve">1990, </w:t>
      </w:r>
      <w:proofErr w:type="spellStart"/>
      <w:r w:rsidRPr="00F81526">
        <w:t>Kain</w:t>
      </w:r>
      <w:proofErr w:type="spellEnd"/>
      <w:r w:rsidR="00F81526" w:rsidRPr="00F81526">
        <w:t xml:space="preserve"> </w:t>
      </w:r>
      <w:r w:rsidRPr="00F81526">
        <w:t xml:space="preserve">1979, </w:t>
      </w:r>
      <w:proofErr w:type="spellStart"/>
      <w:r w:rsidRPr="00F81526">
        <w:t>Steneck</w:t>
      </w:r>
      <w:proofErr w:type="spellEnd"/>
      <w:r w:rsidR="00F81526" w:rsidRPr="00F81526">
        <w:t xml:space="preserve"> </w:t>
      </w:r>
      <w:r w:rsidRPr="00F81526">
        <w:t>and</w:t>
      </w:r>
      <w:r w:rsidR="00F81526" w:rsidRPr="00F81526">
        <w:t xml:space="preserve"> </w:t>
      </w:r>
      <w:r w:rsidRPr="00F81526">
        <w:t>Johnson</w:t>
      </w:r>
      <w:r w:rsidR="00F81526" w:rsidRPr="00F81526">
        <w:t xml:space="preserve"> </w:t>
      </w:r>
      <w:r w:rsidRPr="00F81526">
        <w:t>2013</w:t>
      </w:r>
      <w:r>
        <w:t>), especially in areas of frequent upwelling (</w:t>
      </w:r>
      <w:proofErr w:type="spellStart"/>
      <w:r>
        <w:t>Druehl</w:t>
      </w:r>
      <w:proofErr w:type="spellEnd"/>
      <w:r w:rsidR="00F81526">
        <w:t xml:space="preserve"> </w:t>
      </w:r>
      <w:r>
        <w:t xml:space="preserve">1981). The rich biodiversity of kelp forests </w:t>
      </w:r>
      <w:del w:id="39" w:author="AJ Smit" w:date="2018-11-18T17:26:00Z">
        <w:r w:rsidDel="0045568E">
          <w:delText>allow</w:delText>
        </w:r>
      </w:del>
      <w:ins w:id="40" w:author="AJ Smit" w:date="2018-11-18T17:26:00Z">
        <w:r w:rsidR="0045568E">
          <w:t>allows</w:t>
        </w:r>
      </w:ins>
      <w:r>
        <w:t xml:space="preserve"> for a number of food webs and trophic levels to exist. Kelps form the basis of some of these food webs, and are important primary producers, as they supply herbivores, detritivores and microbes with vital nutrients. These underwater forests also provide shelter, food and are nursery grounds for various marine species (Anderson</w:t>
      </w:r>
      <w:r w:rsidR="00F81526">
        <w:t xml:space="preserve"> </w:t>
      </w:r>
      <w:r>
        <w:t xml:space="preserve">1997, </w:t>
      </w:r>
      <w:proofErr w:type="spellStart"/>
      <w:r>
        <w:t>Steneck</w:t>
      </w:r>
      <w:proofErr w:type="spellEnd"/>
      <w:r w:rsidR="00F81526">
        <w:t xml:space="preserve"> </w:t>
      </w:r>
      <w:r>
        <w:t xml:space="preserve">2002, </w:t>
      </w:r>
      <w:proofErr w:type="spellStart"/>
      <w:r>
        <w:t>Merzouk</w:t>
      </w:r>
      <w:proofErr w:type="spellEnd"/>
      <w:r w:rsidR="00F81526">
        <w:t xml:space="preserve"> </w:t>
      </w:r>
      <w:r>
        <w:t>2011). Kelp is considered as an ecosystem engineer, and is important in ecosystem functioning, providing ecosystem services that include purifying and removing waste produced by organisms living within the forests.</w:t>
      </w:r>
    </w:p>
    <w:p w14:paraId="397F13EE" w14:textId="77777777" w:rsidR="00C969C7" w:rsidRDefault="00905922">
      <w:pPr>
        <w:pStyle w:val="BodyText"/>
      </w:pPr>
      <w:r>
        <w:t>Many environmental factors influence kelp bed communities, where temperature drives the geographical distribution of marine organisms (</w:t>
      </w:r>
      <w:proofErr w:type="spellStart"/>
      <w:r>
        <w:t>Lüning</w:t>
      </w:r>
      <w:proofErr w:type="spellEnd"/>
      <w:r w:rsidR="006E5C25">
        <w:t xml:space="preserve"> </w:t>
      </w:r>
      <w:r>
        <w:t>1990, Bolton</w:t>
      </w:r>
      <w:r w:rsidR="006E5C25">
        <w:t xml:space="preserve"> </w:t>
      </w:r>
      <w:r>
        <w:t>2010</w:t>
      </w:r>
      <w:r w:rsidR="00E50427">
        <w:t>,</w:t>
      </w:r>
      <w:r>
        <w:t xml:space="preserve"> Rothman</w:t>
      </w:r>
      <w:r w:rsidR="006E5C25">
        <w:t xml:space="preserve"> </w:t>
      </w:r>
      <w:r>
        <w:t>2015). This biogeographical range is largely determined by the kelp species tolerance of high summer maxima and low winter minima temperatures (</w:t>
      </w:r>
      <w:proofErr w:type="spellStart"/>
      <w:r w:rsidR="006E5C25">
        <w:t>Lünin</w:t>
      </w:r>
      <w:ins w:id="41" w:author="AJ Smit" w:date="2018-11-18T17:46:00Z">
        <w:r w:rsidR="00D5338F">
          <w:t>g</w:t>
        </w:r>
      </w:ins>
      <w:proofErr w:type="spellEnd"/>
      <w:r w:rsidR="006E5C25">
        <w:t xml:space="preserve">, </w:t>
      </w:r>
      <w:r>
        <w:t>1984</w:t>
      </w:r>
      <w:r w:rsidR="006E5C25">
        <w:t>,</w:t>
      </w:r>
      <w:r w:rsidR="00E50427">
        <w:t xml:space="preserve"> </w:t>
      </w:r>
      <w:r>
        <w:t>van</w:t>
      </w:r>
      <w:r w:rsidR="006E5C25">
        <w:t xml:space="preserve"> </w:t>
      </w:r>
      <w:r>
        <w:t>den</w:t>
      </w:r>
      <w:r w:rsidR="006E5C25">
        <w:t xml:space="preserve"> </w:t>
      </w:r>
      <w:r>
        <w:t>Hoek</w:t>
      </w:r>
      <w:r w:rsidR="006E5C25">
        <w:t xml:space="preserve"> </w:t>
      </w:r>
      <w:r>
        <w:t>and</w:t>
      </w:r>
      <w:r w:rsidR="006E5C25">
        <w:t xml:space="preserve"> </w:t>
      </w:r>
      <w:proofErr w:type="spellStart"/>
      <w:r w:rsidR="006E5C25">
        <w:t>Lüning</w:t>
      </w:r>
      <w:proofErr w:type="spellEnd"/>
      <w:r w:rsidR="006E5C25">
        <w:t xml:space="preserve"> </w:t>
      </w:r>
      <w:r>
        <w:t>1988</w:t>
      </w:r>
      <w:r w:rsidR="006E5C25">
        <w:t>,</w:t>
      </w:r>
      <w:r>
        <w:t xml:space="preserve"> van</w:t>
      </w:r>
      <w:r w:rsidR="006E5C25">
        <w:t xml:space="preserve"> </w:t>
      </w:r>
      <w:r>
        <w:t>den</w:t>
      </w:r>
      <w:r w:rsidR="006E5C25">
        <w:t xml:space="preserve"> </w:t>
      </w:r>
      <w:r>
        <w:t>Hoek</w:t>
      </w:r>
      <w:r w:rsidR="006E5C25">
        <w:t xml:space="preserve"> </w:t>
      </w:r>
      <w:r>
        <w:t>et</w:t>
      </w:r>
      <w:r w:rsidR="006E5C25">
        <w:t xml:space="preserve"> </w:t>
      </w:r>
      <w:r>
        <w:lastRenderedPageBreak/>
        <w:t>al</w:t>
      </w:r>
      <w:r w:rsidR="006E5C25">
        <w:t xml:space="preserve">., </w:t>
      </w:r>
      <w:r>
        <w:t>1990</w:t>
      </w:r>
      <w:r w:rsidR="006E5C25">
        <w:t>,</w:t>
      </w:r>
      <w:r>
        <w:t xml:space="preserve"> Adey</w:t>
      </w:r>
      <w:r w:rsidR="006E5C25">
        <w:t xml:space="preserve"> </w:t>
      </w:r>
      <w:r>
        <w:t>and</w:t>
      </w:r>
      <w:r w:rsidR="006E5C25">
        <w:t xml:space="preserve"> </w:t>
      </w:r>
      <w:proofErr w:type="spellStart"/>
      <w:r>
        <w:t>Steneck</w:t>
      </w:r>
      <w:proofErr w:type="spellEnd"/>
      <w:r w:rsidR="006E5C25">
        <w:t xml:space="preserve"> </w:t>
      </w:r>
      <w:r>
        <w:t>2001) However, for kelp beds, many other factors determine their distribution, these include: wave action, grazing (McQuaid</w:t>
      </w:r>
      <w:r w:rsidR="006E5C25">
        <w:t xml:space="preserve"> </w:t>
      </w:r>
      <w:r>
        <w:t>and</w:t>
      </w:r>
      <w:r w:rsidR="006E5C25">
        <w:t xml:space="preserve"> </w:t>
      </w:r>
      <w:r>
        <w:t>Branch</w:t>
      </w:r>
      <w:r w:rsidR="006E5C25">
        <w:t xml:space="preserve"> </w:t>
      </w:r>
      <w:r>
        <w:t>1984</w:t>
      </w:r>
      <w:r w:rsidR="00E50427">
        <w:t>,</w:t>
      </w:r>
      <w:r>
        <w:t xml:space="preserve"> </w:t>
      </w:r>
      <w:proofErr w:type="spellStart"/>
      <w:r>
        <w:t>Kalvas</w:t>
      </w:r>
      <w:proofErr w:type="spellEnd"/>
      <w:r w:rsidR="006E5C25">
        <w:t xml:space="preserve"> </w:t>
      </w:r>
      <w:r>
        <w:t>and</w:t>
      </w:r>
      <w:r w:rsidR="006E5C25">
        <w:t xml:space="preserve"> </w:t>
      </w:r>
      <w:proofErr w:type="spellStart"/>
      <w:r>
        <w:t>Kautsky</w:t>
      </w:r>
      <w:proofErr w:type="spellEnd"/>
      <w:r w:rsidR="006E5C25">
        <w:t xml:space="preserve"> </w:t>
      </w:r>
      <w:r>
        <w:t xml:space="preserve">1993, </w:t>
      </w:r>
      <w:proofErr w:type="spellStart"/>
      <w:r>
        <w:t>Wernberg</w:t>
      </w:r>
      <w:proofErr w:type="spellEnd"/>
      <w:r w:rsidR="006E5C25">
        <w:t xml:space="preserve"> and </w:t>
      </w:r>
      <w:r>
        <w:t>Goldberg</w:t>
      </w:r>
      <w:r w:rsidR="006E5C25">
        <w:t xml:space="preserve"> </w:t>
      </w:r>
      <w:r>
        <w:t xml:space="preserve">2008, </w:t>
      </w:r>
      <w:proofErr w:type="spellStart"/>
      <w:r>
        <w:t>Bekkby</w:t>
      </w:r>
      <w:proofErr w:type="spellEnd"/>
      <w:r w:rsidR="006E5C25">
        <w:t xml:space="preserve"> </w:t>
      </w:r>
      <w:r>
        <w:t>et</w:t>
      </w:r>
      <w:r w:rsidR="006E5C25">
        <w:t xml:space="preserve"> </w:t>
      </w:r>
      <w:r>
        <w:t>al</w:t>
      </w:r>
      <w:r w:rsidR="006E5C25">
        <w:t xml:space="preserve">., </w:t>
      </w:r>
      <w:r>
        <w:t>2009), nutrient concentrations, photoperiod (</w:t>
      </w:r>
      <w:proofErr w:type="spellStart"/>
      <w:r>
        <w:t>Lüning</w:t>
      </w:r>
      <w:proofErr w:type="spellEnd"/>
      <w:r w:rsidR="006E5C25">
        <w:t xml:space="preserve"> </w:t>
      </w:r>
      <w:r>
        <w:t xml:space="preserve">1980, </w:t>
      </w:r>
      <w:proofErr w:type="spellStart"/>
      <w:r>
        <w:t>Lüning</w:t>
      </w:r>
      <w:proofErr w:type="spellEnd"/>
      <w:r w:rsidR="006E5C25">
        <w:t xml:space="preserve"> </w:t>
      </w:r>
      <w:r>
        <w:t>1990), tides, topography of substrata (Fowler-Walker</w:t>
      </w:r>
      <w:r w:rsidR="006E5C25">
        <w:t xml:space="preserve"> </w:t>
      </w:r>
      <w:r>
        <w:t>and</w:t>
      </w:r>
      <w:r w:rsidR="006E5C25">
        <w:t xml:space="preserve"> </w:t>
      </w:r>
      <w:r>
        <w:t>Connell</w:t>
      </w:r>
      <w:r w:rsidR="006E5C25">
        <w:t xml:space="preserve"> </w:t>
      </w:r>
      <w:r>
        <w:t xml:space="preserve">2007, </w:t>
      </w:r>
      <w:proofErr w:type="spellStart"/>
      <w:r>
        <w:t>Bekkby</w:t>
      </w:r>
      <w:proofErr w:type="spellEnd"/>
      <w:r w:rsidR="006E5C25">
        <w:t xml:space="preserve"> </w:t>
      </w:r>
      <w:r>
        <w:t>et</w:t>
      </w:r>
      <w:r w:rsidR="006E5C25">
        <w:t xml:space="preserve"> </w:t>
      </w:r>
      <w:r>
        <w:t>al</w:t>
      </w:r>
      <w:r w:rsidR="006E5C25">
        <w:t xml:space="preserve">., </w:t>
      </w:r>
      <w:r>
        <w:t>2009) and depth, among other ecological factors. Depth is a proxy for light attenuation (</w:t>
      </w:r>
      <w:proofErr w:type="spellStart"/>
      <w:r>
        <w:t>Lüning</w:t>
      </w:r>
      <w:proofErr w:type="spellEnd"/>
      <w:r w:rsidR="006E5C25">
        <w:t xml:space="preserve"> </w:t>
      </w:r>
      <w:r>
        <w:t xml:space="preserve">1990, </w:t>
      </w:r>
      <w:proofErr w:type="spellStart"/>
      <w:r>
        <w:t>Bekkby</w:t>
      </w:r>
      <w:proofErr w:type="spellEnd"/>
      <w:r w:rsidR="006E5C25">
        <w:t xml:space="preserve"> </w:t>
      </w:r>
      <w:r>
        <w:t>et</w:t>
      </w:r>
      <w:r w:rsidR="006E5C25">
        <w:t xml:space="preserve"> </w:t>
      </w:r>
      <w:r>
        <w:t>al</w:t>
      </w:r>
      <w:r w:rsidR="006E5C25">
        <w:t xml:space="preserve">., </w:t>
      </w:r>
      <w:r>
        <w:t>2009) making it (depth) a major regulatory factor in the vertical distribution of kelp.</w:t>
      </w:r>
    </w:p>
    <w:p w14:paraId="5B2C6C6C" w14:textId="77777777" w:rsidR="00C969C7" w:rsidRDefault="00905922">
      <w:pPr>
        <w:pStyle w:val="BodyText"/>
      </w:pPr>
      <w:r>
        <w:t>South Africa is bordered by two large intricate currents, the warm tropical Agulhas current on the east coast (Beal</w:t>
      </w:r>
      <w:r w:rsidR="006E5C25">
        <w:t xml:space="preserve"> </w:t>
      </w:r>
      <w:r>
        <w:t>et</w:t>
      </w:r>
      <w:r w:rsidR="006E5C25">
        <w:t xml:space="preserve"> </w:t>
      </w:r>
      <w:r>
        <w:t>al</w:t>
      </w:r>
      <w:r w:rsidR="006E5C25">
        <w:t xml:space="preserve">., </w:t>
      </w:r>
      <w:r>
        <w:t>2011, Rouault</w:t>
      </w:r>
      <w:r w:rsidR="006E5C25">
        <w:t xml:space="preserve"> </w:t>
      </w:r>
      <w:r>
        <w:t>et</w:t>
      </w:r>
      <w:r w:rsidR="006E5C25">
        <w:t xml:space="preserve"> </w:t>
      </w:r>
      <w:r>
        <w:t>al</w:t>
      </w:r>
      <w:r w:rsidR="006E5C25">
        <w:t xml:space="preserve">., </w:t>
      </w:r>
      <w:r>
        <w:t>2010,</w:t>
      </w:r>
      <w:r w:rsidR="006E5C25">
        <w:t xml:space="preserve"> </w:t>
      </w:r>
      <w:r>
        <w:t>Schumann</w:t>
      </w:r>
      <w:r w:rsidR="006E5C25">
        <w:t xml:space="preserve"> </w:t>
      </w:r>
      <w:r>
        <w:t xml:space="preserve">1988, </w:t>
      </w:r>
      <w:proofErr w:type="spellStart"/>
      <w:r>
        <w:t>DeClerck</w:t>
      </w:r>
      <w:proofErr w:type="spellEnd"/>
      <w:r w:rsidR="006E5C25">
        <w:t xml:space="preserve"> </w:t>
      </w:r>
      <w:r>
        <w:t>et</w:t>
      </w:r>
      <w:r w:rsidR="006E5C25">
        <w:t xml:space="preserve"> </w:t>
      </w:r>
      <w:r>
        <w:t>al</w:t>
      </w:r>
      <w:r w:rsidR="006E5C25">
        <w:t xml:space="preserve">., </w:t>
      </w:r>
      <w:r>
        <w:t>2005), and the northward flowing cold nutrient rich Benguela on the west coast (Andrews</w:t>
      </w:r>
      <w:r w:rsidR="006E5C25">
        <w:t xml:space="preserve"> </w:t>
      </w:r>
      <w:r>
        <w:t>and</w:t>
      </w:r>
      <w:r w:rsidR="006E5C25">
        <w:t xml:space="preserve"> </w:t>
      </w:r>
      <w:r>
        <w:t>Hutchings</w:t>
      </w:r>
      <w:r w:rsidR="006E5C25">
        <w:t xml:space="preserve"> </w:t>
      </w:r>
      <w:r>
        <w:t>1980, Shannon</w:t>
      </w:r>
      <w:r w:rsidR="006E5C25">
        <w:t xml:space="preserve"> </w:t>
      </w:r>
      <w:r>
        <w:t>1985, Shannon</w:t>
      </w:r>
      <w:r w:rsidR="006E5C25">
        <w:t xml:space="preserve"> </w:t>
      </w:r>
      <w:r>
        <w:t>and</w:t>
      </w:r>
      <w:r w:rsidR="006E5C25">
        <w:t xml:space="preserve"> </w:t>
      </w:r>
      <w:r>
        <w:t>Pillar</w:t>
      </w:r>
      <w:r w:rsidR="006E5C25">
        <w:t xml:space="preserve"> </w:t>
      </w:r>
      <w:r>
        <w:t>1986), thus interaction of these two currents have profound effects on marine life (Partridge</w:t>
      </w:r>
      <w:r w:rsidR="006E5C25">
        <w:t xml:space="preserve"> </w:t>
      </w:r>
      <w:r>
        <w:t>et</w:t>
      </w:r>
      <w:r w:rsidR="006E5C25">
        <w:t xml:space="preserve"> </w:t>
      </w:r>
      <w:r>
        <w:t>al</w:t>
      </w:r>
      <w:r w:rsidR="006E5C25">
        <w:t>.,</w:t>
      </w:r>
      <w:r w:rsidR="00E50427">
        <w:t xml:space="preserve"> </w:t>
      </w:r>
      <w:r>
        <w:t>2004, Schmitz</w:t>
      </w:r>
      <w:r w:rsidR="006E5C25">
        <w:t xml:space="preserve"> </w:t>
      </w:r>
      <w:r>
        <w:t>1995, Shillington</w:t>
      </w:r>
      <w:r w:rsidR="006E5C25">
        <w:t xml:space="preserve"> </w:t>
      </w:r>
      <w:r>
        <w:t>et</w:t>
      </w:r>
      <w:r w:rsidR="006E5C25">
        <w:t xml:space="preserve"> </w:t>
      </w:r>
      <w:r>
        <w:t>al</w:t>
      </w:r>
      <w:r w:rsidR="006E5C25">
        <w:t xml:space="preserve">., </w:t>
      </w:r>
      <w:r>
        <w:t>2006, Walker</w:t>
      </w:r>
      <w:r w:rsidR="006E5C25">
        <w:t xml:space="preserve"> </w:t>
      </w:r>
      <w:r>
        <w:t>1990). South Africa is unique in that the interaction of these currents occurs over a relatively short spatial scale at the south western coast, between Cape Point and Cape Agulhas. This interaction results in a large temperature gradient along the shore (Smit</w:t>
      </w:r>
      <w:r w:rsidR="006E5C25">
        <w:t xml:space="preserve"> </w:t>
      </w:r>
      <w:r>
        <w:t>et</w:t>
      </w:r>
      <w:r w:rsidR="006E5C25">
        <w:t xml:space="preserve"> </w:t>
      </w:r>
      <w:r>
        <w:t>al</w:t>
      </w:r>
      <w:r w:rsidR="006E5C25">
        <w:t xml:space="preserve">., </w:t>
      </w:r>
      <w:r>
        <w:t>2013, Smit</w:t>
      </w:r>
      <w:r w:rsidR="006E5C25">
        <w:t xml:space="preserve"> </w:t>
      </w:r>
      <w:r>
        <w:t>et</w:t>
      </w:r>
      <w:r w:rsidR="006E5C25">
        <w:t xml:space="preserve"> </w:t>
      </w:r>
      <w:r>
        <w:t>al</w:t>
      </w:r>
      <w:r w:rsidR="006E5C25">
        <w:t xml:space="preserve">., </w:t>
      </w:r>
      <w:r>
        <w:t>2017). These large temperature gradients have shown to diminish kelp distribution (Bolton</w:t>
      </w:r>
      <w:r w:rsidR="00E50427">
        <w:t xml:space="preserve"> </w:t>
      </w:r>
      <w:r>
        <w:t>2010). The west coast proves to be an ideal location for the growth of kelp, due to the intense upwelling conditions experienced in summer (Field</w:t>
      </w:r>
      <w:r w:rsidR="006E5C25">
        <w:t xml:space="preserve"> </w:t>
      </w:r>
      <w:r>
        <w:t>et</w:t>
      </w:r>
      <w:r w:rsidR="006E5C25">
        <w:t xml:space="preserve"> </w:t>
      </w:r>
      <w:r>
        <w:t>al</w:t>
      </w:r>
      <w:r w:rsidR="006E5C25">
        <w:t xml:space="preserve">., </w:t>
      </w:r>
      <w:r>
        <w:t>1980, Field</w:t>
      </w:r>
      <w:r w:rsidR="006E5C25">
        <w:t xml:space="preserve"> </w:t>
      </w:r>
      <w:r>
        <w:t>et</w:t>
      </w:r>
      <w:r w:rsidR="006E5C25">
        <w:t xml:space="preserve"> </w:t>
      </w:r>
      <w:r>
        <w:t>al</w:t>
      </w:r>
      <w:r w:rsidR="006E5C25">
        <w:t xml:space="preserve">., </w:t>
      </w:r>
      <w:r>
        <w:t xml:space="preserve">1981). The upwelling of deep cold water brings with </w:t>
      </w:r>
      <w:proofErr w:type="gramStart"/>
      <w:r>
        <w:t>it</w:t>
      </w:r>
      <w:proofErr w:type="gramEnd"/>
      <w:r>
        <w:t xml:space="preserve"> nutrients which allow life to proliferate. However, it comes at a cost; upwelling results in a more turbid environment, drastically reducing light levels (Anderson</w:t>
      </w:r>
      <w:r w:rsidR="006E5C25">
        <w:t xml:space="preserve"> </w:t>
      </w:r>
      <w:r>
        <w:t xml:space="preserve">1982). Light and nutrients are both limiting factors for the optimal growth of kelp, and studies by </w:t>
      </w:r>
      <w:proofErr w:type="spellStart"/>
      <w:r w:rsidR="006E5C25">
        <w:t>Lüning</w:t>
      </w:r>
      <w:proofErr w:type="spellEnd"/>
      <w:r w:rsidR="006E5C25">
        <w:t xml:space="preserve"> </w:t>
      </w:r>
      <w:r>
        <w:t xml:space="preserve">and </w:t>
      </w:r>
      <w:proofErr w:type="spellStart"/>
      <w:r>
        <w:t>Neushul</w:t>
      </w:r>
      <w:proofErr w:type="spellEnd"/>
      <w:r>
        <w:t xml:space="preserve"> (1978), and </w:t>
      </w:r>
      <w:proofErr w:type="spellStart"/>
      <w:r w:rsidR="006E5C25">
        <w:t>Lüning</w:t>
      </w:r>
      <w:proofErr w:type="spellEnd"/>
      <w:r>
        <w:t xml:space="preserve"> (1980), showed that due to insufficient light and nutrients, growth and reproduction rates were reduced in Laminarian species.</w:t>
      </w:r>
    </w:p>
    <w:p w14:paraId="524858B4" w14:textId="77777777" w:rsidR="00C969C7" w:rsidRDefault="00905922">
      <w:pPr>
        <w:pStyle w:val="BodyText"/>
      </w:pPr>
      <w:commentRangeStart w:id="42"/>
      <w:proofErr w:type="spellStart"/>
      <w:r w:rsidRPr="00A36E6E">
        <w:rPr>
          <w:i/>
        </w:rPr>
        <w:t>Ecklonia</w:t>
      </w:r>
      <w:proofErr w:type="spellEnd"/>
      <w:r w:rsidRPr="00A36E6E">
        <w:rPr>
          <w:i/>
        </w:rPr>
        <w:t xml:space="preserve"> maxima</w:t>
      </w:r>
      <w:ins w:id="43" w:author="AJ Smit" w:date="2018-11-18T17:44:00Z">
        <w:r w:rsidR="00D5338F" w:rsidRPr="00D5338F">
          <w:rPr>
            <w:rPrChange w:id="44" w:author="AJ Smit" w:date="2018-11-18T17:44:00Z">
              <w:rPr>
                <w:i/>
              </w:rPr>
            </w:rPrChange>
          </w:rPr>
          <w:t xml:space="preserve"> </w:t>
        </w:r>
      </w:ins>
      <w:del w:id="45" w:author="AJ Smit" w:date="2018-11-18T17:44:00Z">
        <w:r w:rsidR="00E50427" w:rsidRPr="00D5338F" w:rsidDel="00D5338F">
          <w:delText xml:space="preserve"> </w:delText>
        </w:r>
      </w:del>
      <w:r w:rsidRPr="00D5338F">
        <w:t>(</w:t>
      </w:r>
      <w:proofErr w:type="spellStart"/>
      <w:r w:rsidRPr="00D5338F">
        <w:rPr>
          <w:rPrChange w:id="46" w:author="AJ Smit" w:date="2018-11-18T17:44:00Z">
            <w:rPr>
              <w:i/>
            </w:rPr>
          </w:rPrChange>
        </w:rPr>
        <w:t>Osbeck</w:t>
      </w:r>
      <w:proofErr w:type="spellEnd"/>
      <w:r w:rsidRPr="00D5338F">
        <w:rPr>
          <w:rPrChange w:id="47" w:author="AJ Smit" w:date="2018-11-18T17:44:00Z">
            <w:rPr>
              <w:i/>
            </w:rPr>
          </w:rPrChange>
        </w:rPr>
        <w:t>) Papenf</w:t>
      </w:r>
      <w:del w:id="48" w:author="AJ Smit" w:date="2018-11-18T17:44:00Z">
        <w:r w:rsidRPr="00D5338F" w:rsidDel="00D5338F">
          <w:delText>.</w:delText>
        </w:r>
        <w:r w:rsidRPr="00A36E6E" w:rsidDel="00D5338F">
          <w:delText xml:space="preserve"> </w:delText>
        </w:r>
      </w:del>
      <w:ins w:id="49" w:author="AJ Smit" w:date="2018-11-18T17:44:00Z">
        <w:r w:rsidR="00D5338F">
          <w:t>uss</w:t>
        </w:r>
        <w:r w:rsidR="00D5338F" w:rsidRPr="00A36E6E">
          <w:t xml:space="preserve"> </w:t>
        </w:r>
        <w:commentRangeEnd w:id="42"/>
        <w:r w:rsidR="00D5338F">
          <w:rPr>
            <w:rStyle w:val="CommentReference"/>
            <w:rFonts w:asciiTheme="minorHAnsi" w:hAnsiTheme="minorHAnsi"/>
          </w:rPr>
          <w:commentReference w:id="42"/>
        </w:r>
      </w:ins>
      <w:r w:rsidRPr="00A36E6E">
        <w:t>i</w:t>
      </w:r>
      <w:r>
        <w:t xml:space="preserve">s a species of large brown kelp from the order </w:t>
      </w:r>
      <w:proofErr w:type="spellStart"/>
      <w:r>
        <w:t>Laminariales</w:t>
      </w:r>
      <w:proofErr w:type="spellEnd"/>
      <w:r>
        <w:t xml:space="preserve">; it is </w:t>
      </w:r>
      <w:proofErr w:type="spellStart"/>
      <w:r>
        <w:t>characterised</w:t>
      </w:r>
      <w:proofErr w:type="spellEnd"/>
      <w:r>
        <w:t xml:space="preserve"> by a long hollow stipe, a spear-shaped primary blade, and secondary blades that grow bilaterally. It is the more dominant species of the </w:t>
      </w:r>
      <w:proofErr w:type="gramStart"/>
      <w:r>
        <w:t>four kelp</w:t>
      </w:r>
      <w:proofErr w:type="gramEnd"/>
      <w:r>
        <w:t xml:space="preserve"> </w:t>
      </w:r>
      <w:r w:rsidRPr="00A36E6E">
        <w:t>species (</w:t>
      </w:r>
      <w:proofErr w:type="spellStart"/>
      <w:r w:rsidRPr="00A36E6E">
        <w:rPr>
          <w:i/>
        </w:rPr>
        <w:t>Ecklonia</w:t>
      </w:r>
      <w:proofErr w:type="spellEnd"/>
      <w:r>
        <w:rPr>
          <w:i/>
        </w:rPr>
        <w:t xml:space="preserve"> maxima</w:t>
      </w:r>
      <w:r>
        <w:t xml:space="preserve">, </w:t>
      </w:r>
      <w:r>
        <w:rPr>
          <w:i/>
        </w:rPr>
        <w:t>Laminaria pallida</w:t>
      </w:r>
      <w:r>
        <w:t xml:space="preserve">, </w:t>
      </w:r>
      <w:proofErr w:type="spellStart"/>
      <w:r>
        <w:rPr>
          <w:i/>
        </w:rPr>
        <w:t>Macrocystis</w:t>
      </w:r>
      <w:proofErr w:type="spellEnd"/>
      <w:r>
        <w:rPr>
          <w:i/>
        </w:rPr>
        <w:t xml:space="preserve"> </w:t>
      </w:r>
      <w:proofErr w:type="spellStart"/>
      <w:r>
        <w:rPr>
          <w:i/>
        </w:rPr>
        <w:t>pyrifera</w:t>
      </w:r>
      <w:proofErr w:type="spellEnd"/>
      <w:r>
        <w:t xml:space="preserve"> and </w:t>
      </w:r>
      <w:proofErr w:type="spellStart"/>
      <w:r>
        <w:rPr>
          <w:i/>
        </w:rPr>
        <w:t>Ecklonia</w:t>
      </w:r>
      <w:proofErr w:type="spellEnd"/>
      <w:r>
        <w:rPr>
          <w:i/>
        </w:rPr>
        <w:t xml:space="preserve"> </w:t>
      </w:r>
      <w:r w:rsidRPr="00A36E6E">
        <w:rPr>
          <w:i/>
        </w:rPr>
        <w:t>radiat</w:t>
      </w:r>
      <w:r w:rsidR="00A36E6E" w:rsidRPr="00A36E6E">
        <w:rPr>
          <w:i/>
        </w:rPr>
        <w:t>a</w:t>
      </w:r>
      <w:r w:rsidRPr="00A36E6E">
        <w:t>)</w:t>
      </w:r>
      <w:r>
        <w:t xml:space="preserve"> found along the coast of Southern Africa. The former three species form dense beds in the cold nutrient rich waters of the Benguela Marine Province and the Benguela-Agulhas Transition Zone (Bolton</w:t>
      </w:r>
      <w:r w:rsidR="00A36E6E">
        <w:t xml:space="preserve"> </w:t>
      </w:r>
      <w:r>
        <w:t xml:space="preserve">2012), while </w:t>
      </w:r>
      <w:r>
        <w:rPr>
          <w:i/>
        </w:rPr>
        <w:t>E. radiata</w:t>
      </w:r>
      <w:r>
        <w:t xml:space="preserve"> inhabits the warmer east coast of South Africa. </w:t>
      </w:r>
      <w:proofErr w:type="spellStart"/>
      <w:r>
        <w:rPr>
          <w:i/>
        </w:rPr>
        <w:t>E</w:t>
      </w:r>
      <w:del w:id="50" w:author="AJ Smit" w:date="2018-11-18T17:46:00Z">
        <w:r w:rsidDel="00D5338F">
          <w:rPr>
            <w:i/>
          </w:rPr>
          <w:delText xml:space="preserve">. </w:delText>
        </w:r>
      </w:del>
      <w:ins w:id="51" w:author="AJ Smit" w:date="2018-11-18T17:46:00Z">
        <w:r w:rsidR="00D5338F">
          <w:rPr>
            <w:i/>
          </w:rPr>
          <w:t>cklonia</w:t>
        </w:r>
        <w:proofErr w:type="spellEnd"/>
        <w:r w:rsidR="00D5338F">
          <w:rPr>
            <w:i/>
          </w:rPr>
          <w:t xml:space="preserve"> </w:t>
        </w:r>
      </w:ins>
      <w:r>
        <w:rPr>
          <w:i/>
        </w:rPr>
        <w:t>maxima</w:t>
      </w:r>
      <w:r>
        <w:t xml:space="preserve"> forms a floating canopy up to depths of 19m and </w:t>
      </w:r>
      <w:r>
        <w:rPr>
          <w:i/>
        </w:rPr>
        <w:t>L. pallida</w:t>
      </w:r>
      <w:r>
        <w:t xml:space="preserve"> forms the sub-canopy at depths generally greater than that of the former species. </w:t>
      </w:r>
      <w:r>
        <w:rPr>
          <w:i/>
        </w:rPr>
        <w:t>E. maxima</w:t>
      </w:r>
      <w:r>
        <w:t xml:space="preserve"> occurs in areas of warm to cold temperate waters in the sub- and intertidal rocky substrate (</w:t>
      </w:r>
      <w:proofErr w:type="spellStart"/>
      <w:r>
        <w:t>Stenek</w:t>
      </w:r>
      <w:proofErr w:type="spellEnd"/>
      <w:r w:rsidR="00A36E6E">
        <w:t xml:space="preserve"> </w:t>
      </w:r>
      <w:r>
        <w:t>and</w:t>
      </w:r>
      <w:r w:rsidR="00A36E6E">
        <w:t xml:space="preserve"> </w:t>
      </w:r>
      <w:r>
        <w:t>Johnson</w:t>
      </w:r>
      <w:r w:rsidR="00A36E6E">
        <w:t xml:space="preserve"> </w:t>
      </w:r>
      <w:r>
        <w:t>2013, Rothman</w:t>
      </w:r>
      <w:r w:rsidR="00A36E6E">
        <w:t xml:space="preserve"> </w:t>
      </w:r>
      <w:r>
        <w:t>2015), and its biogeographical range extends from north of Lüderitz, Namibia to west of Cape Agulhas in South Africa (Bolton</w:t>
      </w:r>
      <w:r w:rsidR="00A36E6E">
        <w:t xml:space="preserve"> </w:t>
      </w:r>
      <w:r>
        <w:t>1985</w:t>
      </w:r>
      <w:r w:rsidR="00A36E6E">
        <w:t>,</w:t>
      </w:r>
      <w:r>
        <w:t xml:space="preserve"> </w:t>
      </w:r>
      <w:proofErr w:type="spellStart"/>
      <w:r>
        <w:t>Probyn</w:t>
      </w:r>
      <w:proofErr w:type="spellEnd"/>
      <w:r w:rsidR="00A36E6E">
        <w:t xml:space="preserve"> </w:t>
      </w:r>
      <w:r>
        <w:t>1985</w:t>
      </w:r>
      <w:r w:rsidR="00A36E6E">
        <w:t>,</w:t>
      </w:r>
      <w:r>
        <w:t xml:space="preserve"> Bolton</w:t>
      </w:r>
      <w:r w:rsidR="00A36E6E">
        <w:t xml:space="preserve"> </w:t>
      </w:r>
      <w:r>
        <w:t>1987</w:t>
      </w:r>
      <w:r w:rsidR="00A36E6E">
        <w:t xml:space="preserve">, </w:t>
      </w:r>
      <w:r>
        <w:t>Bolton</w:t>
      </w:r>
      <w:r w:rsidR="00E50427">
        <w:t xml:space="preserve"> </w:t>
      </w:r>
      <w:r>
        <w:t xml:space="preserve">2012). Previously described as a </w:t>
      </w:r>
      <w:del w:id="52" w:author="AJ Smit" w:date="2018-11-18T17:26:00Z">
        <w:r w:rsidDel="0045568E">
          <w:delText>cold water</w:delText>
        </w:r>
      </w:del>
      <w:ins w:id="53" w:author="AJ Smit" w:date="2018-11-18T17:26:00Z">
        <w:r w:rsidR="0045568E">
          <w:t>cold-water</w:t>
        </w:r>
      </w:ins>
      <w:r>
        <w:t xml:space="preserve"> species by Griffiths and Mead (2011)</w:t>
      </w:r>
      <w:del w:id="54" w:author="AJ Smit" w:date="2018-11-18T17:46:00Z">
        <w:r w:rsidDel="00D5338F">
          <w:delText>,</w:delText>
        </w:r>
      </w:del>
      <w:ins w:id="55" w:author="AJ Smit" w:date="2018-11-18T17:46:00Z">
        <w:r w:rsidR="00D5338F">
          <w:t>;</w:t>
        </w:r>
      </w:ins>
      <w:del w:id="56" w:author="AJ Smit" w:date="2018-11-18T17:26:00Z">
        <w:r w:rsidDel="0045568E">
          <w:delText xml:space="preserve"> </w:delText>
        </w:r>
        <w:r w:rsidR="00A36E6E" w:rsidDel="0045568E">
          <w:delText xml:space="preserve"> </w:delText>
        </w:r>
      </w:del>
      <w:ins w:id="57" w:author="AJ Smit" w:date="2018-11-18T17:26:00Z">
        <w:r w:rsidR="0045568E">
          <w:t xml:space="preserve"> </w:t>
        </w:r>
      </w:ins>
      <w:r w:rsidRPr="00A36E6E">
        <w:rPr>
          <w:i/>
        </w:rPr>
        <w:t xml:space="preserve">E. </w:t>
      </w:r>
      <w:r w:rsidR="00A36E6E" w:rsidRPr="00A36E6E">
        <w:rPr>
          <w:i/>
        </w:rPr>
        <w:t>m</w:t>
      </w:r>
      <w:r w:rsidRPr="00A36E6E">
        <w:rPr>
          <w:i/>
        </w:rPr>
        <w:t>axima</w:t>
      </w:r>
      <w:r>
        <w:t xml:space="preserve"> has since been reclassified as a warm temperate water species since it is found in False Bay, in the Benguela-Agulhas Transition zone, where monthly mean temperatures in summer exceed 18 °C (Bolton</w:t>
      </w:r>
      <w:r w:rsidR="00A36E6E">
        <w:t xml:space="preserve"> </w:t>
      </w:r>
      <w:r>
        <w:t>2012). False Bay’s high summer temperatures are a result of solar heating of entrained water (Anderson</w:t>
      </w:r>
      <w:r w:rsidR="00A36E6E">
        <w:t xml:space="preserve"> </w:t>
      </w:r>
      <w:r>
        <w:t>et</w:t>
      </w:r>
      <w:r w:rsidR="00A36E6E">
        <w:t xml:space="preserve"> </w:t>
      </w:r>
      <w:r>
        <w:t>al</w:t>
      </w:r>
      <w:r w:rsidR="00A36E6E">
        <w:t xml:space="preserve">., </w:t>
      </w:r>
      <w:r>
        <w:t>1997) by the strong south easterly wind, affectionately named the Cape Doctor (</w:t>
      </w:r>
      <w:proofErr w:type="spellStart"/>
      <w:r w:rsidRPr="00D5338F">
        <w:rPr>
          <w:highlight w:val="yellow"/>
          <w:rPrChange w:id="58" w:author="AJ Smit" w:date="2018-11-18T17:46:00Z">
            <w:rPr/>
          </w:rPrChange>
        </w:rPr>
        <w:t>Gyory</w:t>
      </w:r>
      <w:proofErr w:type="spellEnd"/>
      <w:r w:rsidR="00A36E6E" w:rsidRPr="00D5338F">
        <w:rPr>
          <w:highlight w:val="yellow"/>
          <w:rPrChange w:id="59" w:author="AJ Smit" w:date="2018-11-18T17:46:00Z">
            <w:rPr/>
          </w:rPrChange>
        </w:rPr>
        <w:t xml:space="preserve"> </w:t>
      </w:r>
      <w:r w:rsidRPr="00D5338F">
        <w:rPr>
          <w:highlight w:val="yellow"/>
          <w:rPrChange w:id="60" w:author="AJ Smit" w:date="2018-11-18T17:46:00Z">
            <w:rPr/>
          </w:rPrChange>
        </w:rPr>
        <w:t>et</w:t>
      </w:r>
      <w:r w:rsidR="00A36E6E" w:rsidRPr="00D5338F">
        <w:rPr>
          <w:highlight w:val="yellow"/>
          <w:rPrChange w:id="61" w:author="AJ Smit" w:date="2018-11-18T17:46:00Z">
            <w:rPr/>
          </w:rPrChange>
        </w:rPr>
        <w:t xml:space="preserve"> </w:t>
      </w:r>
      <w:r w:rsidRPr="00D5338F">
        <w:rPr>
          <w:highlight w:val="yellow"/>
          <w:rPrChange w:id="62" w:author="AJ Smit" w:date="2018-11-18T17:46:00Z">
            <w:rPr/>
          </w:rPrChange>
        </w:rPr>
        <w:t>al</w:t>
      </w:r>
      <w:r w:rsidR="00A36E6E" w:rsidRPr="00D5338F">
        <w:rPr>
          <w:highlight w:val="yellow"/>
          <w:rPrChange w:id="63" w:author="AJ Smit" w:date="2018-11-18T17:46:00Z">
            <w:rPr/>
          </w:rPrChange>
        </w:rPr>
        <w:t>.</w:t>
      </w:r>
      <w:r>
        <w:t>), blowing the warm Agulhas current into the bay. The same south easterly wind moves up over Table Mountain and blows the surface water offshore, allowing cold, nutrient rich water to be upwelled to the surface, promoting primary productivity (Boyer</w:t>
      </w:r>
      <w:r w:rsidR="00A36E6E">
        <w:t xml:space="preserve"> </w:t>
      </w:r>
      <w:r>
        <w:t>et</w:t>
      </w:r>
      <w:r w:rsidR="00A36E6E">
        <w:t xml:space="preserve"> </w:t>
      </w:r>
      <w:r>
        <w:t>al</w:t>
      </w:r>
      <w:r w:rsidR="00A36E6E">
        <w:t xml:space="preserve">., </w:t>
      </w:r>
      <w:r>
        <w:t>2000</w:t>
      </w:r>
      <w:r w:rsidR="00A36E6E">
        <w:t>,</w:t>
      </w:r>
      <w:r>
        <w:t xml:space="preserve"> </w:t>
      </w:r>
      <w:proofErr w:type="spellStart"/>
      <w:r>
        <w:t>Skogen</w:t>
      </w:r>
      <w:proofErr w:type="spellEnd"/>
      <w:r w:rsidR="00A36E6E">
        <w:t xml:space="preserve"> </w:t>
      </w:r>
      <w:r>
        <w:t>1999).</w:t>
      </w:r>
    </w:p>
    <w:p w14:paraId="3C7FD9B1" w14:textId="77777777" w:rsidR="00C969C7" w:rsidRDefault="00905922">
      <w:pPr>
        <w:pStyle w:val="BodyText"/>
      </w:pPr>
      <w:r>
        <w:t>Many studies have stated that wave exposure is the most identified cause of morphological variation in kelp (Gerard</w:t>
      </w:r>
      <w:r w:rsidR="00A36E6E">
        <w:t xml:space="preserve"> </w:t>
      </w:r>
      <w:r>
        <w:t>and</w:t>
      </w:r>
      <w:r w:rsidR="00A36E6E">
        <w:t xml:space="preserve"> </w:t>
      </w:r>
      <w:r>
        <w:t>Mann</w:t>
      </w:r>
      <w:r w:rsidR="00A36E6E">
        <w:t xml:space="preserve"> </w:t>
      </w:r>
      <w:r>
        <w:t>1979</w:t>
      </w:r>
      <w:r w:rsidR="00A36E6E">
        <w:t>,</w:t>
      </w:r>
      <w:r>
        <w:t xml:space="preserve"> Cousens</w:t>
      </w:r>
      <w:r w:rsidR="00A36E6E">
        <w:t xml:space="preserve"> </w:t>
      </w:r>
      <w:r>
        <w:t>1982 Cheshire</w:t>
      </w:r>
      <w:r w:rsidR="00A36E6E">
        <w:t xml:space="preserve"> </w:t>
      </w:r>
      <w:r>
        <w:t>and</w:t>
      </w:r>
      <w:r w:rsidR="00A36E6E">
        <w:t xml:space="preserve"> </w:t>
      </w:r>
      <w:r>
        <w:t>Hallam</w:t>
      </w:r>
      <w:r w:rsidR="00A36E6E">
        <w:t xml:space="preserve"> </w:t>
      </w:r>
      <w:r>
        <w:t>1988</w:t>
      </w:r>
      <w:r w:rsidR="00A36E6E">
        <w:t>,</w:t>
      </w:r>
      <w:r w:rsidR="00E50427">
        <w:t xml:space="preserve"> </w:t>
      </w:r>
      <w:r>
        <w:t>Molloy</w:t>
      </w:r>
      <w:r w:rsidR="00A36E6E">
        <w:t xml:space="preserve"> </w:t>
      </w:r>
      <w:r>
        <w:t>and</w:t>
      </w:r>
      <w:r w:rsidR="00A36E6E">
        <w:t xml:space="preserve"> </w:t>
      </w:r>
      <w:r>
        <w:t>Bolton</w:t>
      </w:r>
      <w:r w:rsidR="00E50427">
        <w:t xml:space="preserve"> </w:t>
      </w:r>
      <w:r>
        <w:t>1996</w:t>
      </w:r>
      <w:r w:rsidR="00A36E6E">
        <w:t xml:space="preserve">, </w:t>
      </w:r>
      <w:r>
        <w:t>Ralph</w:t>
      </w:r>
      <w:r w:rsidR="00A36E6E">
        <w:t xml:space="preserve"> </w:t>
      </w:r>
      <w:r>
        <w:t>et</w:t>
      </w:r>
      <w:r w:rsidR="00A36E6E">
        <w:t xml:space="preserve"> </w:t>
      </w:r>
      <w:r>
        <w:t>al</w:t>
      </w:r>
      <w:r w:rsidR="00A36E6E">
        <w:t xml:space="preserve">., </w:t>
      </w:r>
      <w:r>
        <w:t>1998</w:t>
      </w:r>
      <w:r w:rsidR="00A36E6E">
        <w:t>,</w:t>
      </w:r>
      <w:r>
        <w:t xml:space="preserve"> Hurd</w:t>
      </w:r>
      <w:r w:rsidR="00A36E6E">
        <w:t xml:space="preserve"> </w:t>
      </w:r>
      <w:r>
        <w:t>2000</w:t>
      </w:r>
      <w:r w:rsidR="00A36E6E">
        <w:t>,</w:t>
      </w:r>
      <w:r>
        <w:t xml:space="preserve"> Blanchette</w:t>
      </w:r>
      <w:r w:rsidR="00A36E6E">
        <w:t xml:space="preserve"> </w:t>
      </w:r>
      <w:r>
        <w:t>et</w:t>
      </w:r>
      <w:r w:rsidR="00A36E6E">
        <w:t xml:space="preserve"> </w:t>
      </w:r>
      <w:r>
        <w:t>al</w:t>
      </w:r>
      <w:r w:rsidR="00A36E6E">
        <w:t xml:space="preserve">., </w:t>
      </w:r>
      <w:r>
        <w:t>2002</w:t>
      </w:r>
      <w:r w:rsidR="00A36E6E">
        <w:t>,</w:t>
      </w:r>
      <w:r>
        <w:t xml:space="preserve"> Roberson</w:t>
      </w:r>
      <w:r w:rsidR="00A36E6E">
        <w:t xml:space="preserve"> </w:t>
      </w:r>
      <w:r>
        <w:t>and</w:t>
      </w:r>
      <w:r w:rsidR="00A36E6E">
        <w:t xml:space="preserve"> </w:t>
      </w:r>
      <w:r>
        <w:t>Coyer</w:t>
      </w:r>
      <w:r w:rsidR="00A36E6E">
        <w:t xml:space="preserve"> </w:t>
      </w:r>
      <w:r>
        <w:t xml:space="preserve">2004), while Koehl (1986), Wheeler (1988), Hurd (2000) and </w:t>
      </w:r>
      <w:proofErr w:type="spellStart"/>
      <w:r>
        <w:t>Wernberg</w:t>
      </w:r>
      <w:proofErr w:type="spellEnd"/>
      <w:r>
        <w:t xml:space="preserve"> and Thomsen </w:t>
      </w:r>
      <w:r w:rsidR="00A36E6E">
        <w:t>(</w:t>
      </w:r>
      <w:r>
        <w:t xml:space="preserve">2005) demonstrated that wave </w:t>
      </w:r>
      <w:r>
        <w:lastRenderedPageBreak/>
        <w:t>exposure affects many of the morphological characteristics in kelp. Because wave climates can statistically and physically be described by a suite of wave parameters, it is probable that each wave metric would interaction different morphological variables would respond differently to each parameter. Generally, kelp growing in exposed areas is tougher, sturdier, and more strongly attached than those in sheltered areas (</w:t>
      </w:r>
      <w:proofErr w:type="spellStart"/>
      <w:r>
        <w:t>Wernberg</w:t>
      </w:r>
      <w:proofErr w:type="spellEnd"/>
      <w:r w:rsidR="00A36E6E">
        <w:t xml:space="preserve"> </w:t>
      </w:r>
      <w:r>
        <w:t>and</w:t>
      </w:r>
      <w:r w:rsidR="00A36E6E">
        <w:t xml:space="preserve"> </w:t>
      </w:r>
      <w:r>
        <w:t>Thomsen</w:t>
      </w:r>
      <w:r w:rsidR="00A36E6E">
        <w:t xml:space="preserve"> </w:t>
      </w:r>
      <w:r>
        <w:t>2005). Frond characteristics of kelp in exposed areas are narrow, thick, flat and smooth, whereas those in sheltered areas have blades that are wide and thin with ruffled margins (</w:t>
      </w:r>
      <w:proofErr w:type="spellStart"/>
      <w:r>
        <w:t>Wernberg</w:t>
      </w:r>
      <w:proofErr w:type="spellEnd"/>
      <w:r w:rsidR="00A36E6E">
        <w:t xml:space="preserve"> </w:t>
      </w:r>
      <w:r>
        <w:t>and</w:t>
      </w:r>
      <w:r w:rsidR="00A36E6E">
        <w:t xml:space="preserve"> </w:t>
      </w:r>
      <w:r>
        <w:t>Thomsen</w:t>
      </w:r>
      <w:r w:rsidR="00A36E6E">
        <w:t xml:space="preserve"> </w:t>
      </w:r>
      <w:r>
        <w:t>2005).</w:t>
      </w:r>
    </w:p>
    <w:p w14:paraId="0FCF2F26" w14:textId="77777777" w:rsidR="00C969C7" w:rsidRDefault="00905922">
      <w:pPr>
        <w:pStyle w:val="BodyText"/>
      </w:pPr>
      <w:proofErr w:type="spellStart"/>
      <w:r>
        <w:t>Wernberg</w:t>
      </w:r>
      <w:proofErr w:type="spellEnd"/>
      <w:r>
        <w:t xml:space="preserve"> and Thomsen (2005) observed that </w:t>
      </w:r>
      <w:proofErr w:type="spellStart"/>
      <w:r>
        <w:rPr>
          <w:i/>
        </w:rPr>
        <w:t>Ecklonia</w:t>
      </w:r>
      <w:proofErr w:type="spellEnd"/>
      <w:r>
        <w:rPr>
          <w:i/>
        </w:rPr>
        <w:t xml:space="preserve"> radiata</w:t>
      </w:r>
      <w:r>
        <w:t xml:space="preserve"> responded to intense wave exposure by having small narrow blades (Gerard</w:t>
      </w:r>
      <w:r w:rsidR="00A36E6E">
        <w:t xml:space="preserve"> </w:t>
      </w:r>
      <w:r>
        <w:t xml:space="preserve">1987) with minimal </w:t>
      </w:r>
      <w:proofErr w:type="spellStart"/>
      <w:r>
        <w:t>spinosity</w:t>
      </w:r>
      <w:proofErr w:type="spellEnd"/>
      <w:r>
        <w:t xml:space="preserve"> to reduce drag, as well as larger holdfasts (</w:t>
      </w:r>
      <w:proofErr w:type="spellStart"/>
      <w:r>
        <w:t>Sjøtun</w:t>
      </w:r>
      <w:proofErr w:type="spellEnd"/>
      <w:r w:rsidR="00A36E6E">
        <w:t xml:space="preserve"> </w:t>
      </w:r>
      <w:r>
        <w:t>and</w:t>
      </w:r>
      <w:r w:rsidR="00A36E6E">
        <w:t xml:space="preserve"> </w:t>
      </w:r>
      <w:proofErr w:type="spellStart"/>
      <w:r>
        <w:t>Fredriksen</w:t>
      </w:r>
      <w:proofErr w:type="spellEnd"/>
      <w:r w:rsidR="00A36E6E">
        <w:t xml:space="preserve"> </w:t>
      </w:r>
      <w:r>
        <w:t>1995), thicker stipes (Cheshire</w:t>
      </w:r>
      <w:r w:rsidR="00A36E6E">
        <w:t xml:space="preserve"> </w:t>
      </w:r>
      <w:r>
        <w:t>and</w:t>
      </w:r>
      <w:r w:rsidR="00A36E6E">
        <w:t xml:space="preserve"> </w:t>
      </w:r>
      <w:r>
        <w:t>Hallam</w:t>
      </w:r>
      <w:r w:rsidR="00A36E6E">
        <w:t xml:space="preserve"> </w:t>
      </w:r>
      <w:r>
        <w:t>1988</w:t>
      </w:r>
      <w:r w:rsidR="00A36E6E">
        <w:t xml:space="preserve">, </w:t>
      </w:r>
      <w:r>
        <w:t>Klinger</w:t>
      </w:r>
      <w:r w:rsidR="00A36E6E">
        <w:t xml:space="preserve"> </w:t>
      </w:r>
      <w:r>
        <w:t>and</w:t>
      </w:r>
      <w:r w:rsidR="00A36E6E">
        <w:t xml:space="preserve"> </w:t>
      </w:r>
      <w:r>
        <w:t>De</w:t>
      </w:r>
      <w:r w:rsidR="00A36E6E">
        <w:t xml:space="preserve"> </w:t>
      </w:r>
      <w:proofErr w:type="spellStart"/>
      <w:r>
        <w:t>Wreede</w:t>
      </w:r>
      <w:proofErr w:type="spellEnd"/>
      <w:r w:rsidR="00A36E6E">
        <w:t xml:space="preserve"> </w:t>
      </w:r>
      <w:r>
        <w:t>1988) and thicker lamina (Cheshire</w:t>
      </w:r>
      <w:r w:rsidR="00A36E6E">
        <w:t xml:space="preserve"> </w:t>
      </w:r>
      <w:r>
        <w:t>and</w:t>
      </w:r>
      <w:r w:rsidR="00A36E6E">
        <w:t xml:space="preserve"> </w:t>
      </w:r>
      <w:r>
        <w:t>Hallam</w:t>
      </w:r>
      <w:r w:rsidR="00A36E6E">
        <w:t xml:space="preserve"> </w:t>
      </w:r>
      <w:r>
        <w:t>1988</w:t>
      </w:r>
      <w:r w:rsidR="00A36E6E">
        <w:t xml:space="preserve">, </w:t>
      </w:r>
      <w:r>
        <w:t>Molloy</w:t>
      </w:r>
      <w:r w:rsidR="00A36E6E">
        <w:t xml:space="preserve"> </w:t>
      </w:r>
      <w:r>
        <w:t>and</w:t>
      </w:r>
      <w:r w:rsidR="00A36E6E">
        <w:t xml:space="preserve"> </w:t>
      </w:r>
      <w:r>
        <w:t>Bolton</w:t>
      </w:r>
      <w:r w:rsidR="00A36E6E">
        <w:t xml:space="preserve"> </w:t>
      </w:r>
      <w:r>
        <w:t>1996</w:t>
      </w:r>
      <w:r w:rsidR="00A36E6E">
        <w:t>,</w:t>
      </w:r>
      <w:r>
        <w:t xml:space="preserve"> </w:t>
      </w:r>
      <w:proofErr w:type="spellStart"/>
      <w:r>
        <w:t>Kawamata</w:t>
      </w:r>
      <w:proofErr w:type="spellEnd"/>
      <w:r w:rsidR="00A36E6E">
        <w:t xml:space="preserve"> </w:t>
      </w:r>
      <w:r>
        <w:t>2001) for increased strength. Morphological adaptations are beneficial for mortality (Friedland</w:t>
      </w:r>
      <w:r w:rsidR="00A36E6E">
        <w:t xml:space="preserve"> </w:t>
      </w:r>
      <w:r>
        <w:t>and</w:t>
      </w:r>
      <w:r w:rsidR="00A36E6E">
        <w:t xml:space="preserve"> </w:t>
      </w:r>
      <w:r>
        <w:t>Denny</w:t>
      </w:r>
      <w:r w:rsidR="00A36E6E">
        <w:t xml:space="preserve"> </w:t>
      </w:r>
      <w:r>
        <w:t>1995</w:t>
      </w:r>
      <w:r w:rsidR="00A36E6E">
        <w:t>,</w:t>
      </w:r>
      <w:r>
        <w:t xml:space="preserve"> Blanchette</w:t>
      </w:r>
      <w:r w:rsidR="00A36E6E">
        <w:t xml:space="preserve"> </w:t>
      </w:r>
      <w:r>
        <w:t>et</w:t>
      </w:r>
      <w:r w:rsidR="00A36E6E">
        <w:t xml:space="preserve"> </w:t>
      </w:r>
      <w:r>
        <w:t>al</w:t>
      </w:r>
      <w:r w:rsidR="00A36E6E">
        <w:t xml:space="preserve">., </w:t>
      </w:r>
      <w:r>
        <w:t xml:space="preserve">2002, </w:t>
      </w:r>
      <w:proofErr w:type="spellStart"/>
      <w:r>
        <w:t>Wernberg</w:t>
      </w:r>
      <w:proofErr w:type="spellEnd"/>
      <w:r w:rsidR="00A36E6E">
        <w:t xml:space="preserve"> </w:t>
      </w:r>
      <w:r>
        <w:t>and</w:t>
      </w:r>
      <w:r w:rsidR="00A36E6E">
        <w:t xml:space="preserve"> </w:t>
      </w:r>
      <w:r>
        <w:t>Thomsen</w:t>
      </w:r>
      <w:r w:rsidR="00A36E6E">
        <w:t xml:space="preserve"> </w:t>
      </w:r>
      <w:r>
        <w:t>2005) but are consequential in that it reduces rates of photosynthesis, productivity and growth (Gerard</w:t>
      </w:r>
      <w:r w:rsidR="00A36E6E">
        <w:t xml:space="preserve"> </w:t>
      </w:r>
      <w:r>
        <w:t>and</w:t>
      </w:r>
      <w:r w:rsidR="00A36E6E">
        <w:t xml:space="preserve"> </w:t>
      </w:r>
      <w:r>
        <w:t>Mann</w:t>
      </w:r>
      <w:r w:rsidR="00A36E6E">
        <w:t xml:space="preserve"> </w:t>
      </w:r>
      <w:r>
        <w:t>1979</w:t>
      </w:r>
      <w:r w:rsidR="00A36E6E">
        <w:t>,</w:t>
      </w:r>
      <w:r>
        <w:t xml:space="preserve"> </w:t>
      </w:r>
      <w:proofErr w:type="spellStart"/>
      <w:r>
        <w:t>Jackelman</w:t>
      </w:r>
      <w:proofErr w:type="spellEnd"/>
      <w:r w:rsidR="00A36E6E">
        <w:t xml:space="preserve"> </w:t>
      </w:r>
      <w:r>
        <w:t>and</w:t>
      </w:r>
      <w:r w:rsidR="00A36E6E">
        <w:t xml:space="preserve"> </w:t>
      </w:r>
      <w:r>
        <w:t>Bolton</w:t>
      </w:r>
      <w:r w:rsidR="00A36E6E">
        <w:t xml:space="preserve"> </w:t>
      </w:r>
      <w:r>
        <w:t>1990</w:t>
      </w:r>
      <w:r w:rsidR="00A36E6E">
        <w:t>,</w:t>
      </w:r>
      <w:r>
        <w:t xml:space="preserve"> Blanchette</w:t>
      </w:r>
      <w:r w:rsidR="00A36E6E">
        <w:t xml:space="preserve"> </w:t>
      </w:r>
      <w:r>
        <w:t>et</w:t>
      </w:r>
      <w:r w:rsidR="00A36E6E">
        <w:t xml:space="preserve"> </w:t>
      </w:r>
      <w:r>
        <w:t>al</w:t>
      </w:r>
      <w:r w:rsidR="00A36E6E">
        <w:t xml:space="preserve">, </w:t>
      </w:r>
      <w:r>
        <w:t xml:space="preserve">2002, </w:t>
      </w:r>
      <w:proofErr w:type="spellStart"/>
      <w:r>
        <w:t>Wernberg</w:t>
      </w:r>
      <w:proofErr w:type="spellEnd"/>
      <w:r w:rsidR="001942FC">
        <w:t xml:space="preserve"> </w:t>
      </w:r>
      <w:r>
        <w:t>and</w:t>
      </w:r>
      <w:r w:rsidR="001942FC">
        <w:t xml:space="preserve"> </w:t>
      </w:r>
      <w:r>
        <w:t>Thomsen</w:t>
      </w:r>
      <w:r w:rsidR="001942FC">
        <w:t xml:space="preserve"> </w:t>
      </w:r>
      <w:r>
        <w:t>2005). Kelp needs to be flexible, to resist hydrostatic bending forces (Norton</w:t>
      </w:r>
      <w:r w:rsidR="001942FC">
        <w:t xml:space="preserve"> </w:t>
      </w:r>
      <w:r>
        <w:t>et</w:t>
      </w:r>
      <w:r w:rsidR="001942FC">
        <w:t xml:space="preserve"> </w:t>
      </w:r>
      <w:r>
        <w:t>al</w:t>
      </w:r>
      <w:r w:rsidR="001942FC">
        <w:t xml:space="preserve">., </w:t>
      </w:r>
      <w:r>
        <w:t>1982). It was suggested that kelp flexibility in the stipes might be related to wave exposure, especially in shallow water, implying that the kelp strategy for survival in high water motion environments is flexibility rather than strength and resistance (Rothman</w:t>
      </w:r>
      <w:r w:rsidR="001942FC">
        <w:t xml:space="preserve"> </w:t>
      </w:r>
      <w:r>
        <w:t>2015).</w:t>
      </w:r>
    </w:p>
    <w:p w14:paraId="1A508219" w14:textId="77777777" w:rsidR="00C969C7" w:rsidRDefault="00905922">
      <w:pPr>
        <w:pStyle w:val="BodyText"/>
      </w:pPr>
      <w:r>
        <w:t xml:space="preserve">Since the temperature and wave climate that affect kelp distribution and morphology are subject to climatic change, it is not unreasonable to surmise that this changing climate might have consequences for the ecology of kelp beds. The Agulhas current system has warmed significantly (1.5°C in 20 years) and a decrease in sea surface temperature (up to 0.5°C per decade) has been observed along the East Coast, near Port Alfred and in </w:t>
      </w:r>
      <w:proofErr w:type="spellStart"/>
      <w:r>
        <w:t>Algoa</w:t>
      </w:r>
      <w:proofErr w:type="spellEnd"/>
      <w:r>
        <w:t xml:space="preserve"> Bay (Port Elizabeth) (Rouault</w:t>
      </w:r>
      <w:r w:rsidR="001942FC">
        <w:t xml:space="preserve"> </w:t>
      </w:r>
      <w:r>
        <w:t>et</w:t>
      </w:r>
      <w:r w:rsidR="001942FC">
        <w:t xml:space="preserve"> </w:t>
      </w:r>
      <w:r>
        <w:t>al</w:t>
      </w:r>
      <w:r w:rsidR="001942FC">
        <w:t xml:space="preserve">., </w:t>
      </w:r>
      <w:r>
        <w:t>2009</w:t>
      </w:r>
      <w:r w:rsidR="001942FC">
        <w:t xml:space="preserve">, </w:t>
      </w:r>
      <w:r>
        <w:t>Rouault</w:t>
      </w:r>
      <w:r w:rsidR="001942FC">
        <w:t xml:space="preserve"> </w:t>
      </w:r>
      <w:r>
        <w:t>et</w:t>
      </w:r>
      <w:r w:rsidR="001942FC">
        <w:t xml:space="preserve"> </w:t>
      </w:r>
      <w:r>
        <w:t>al</w:t>
      </w:r>
      <w:r w:rsidR="001942FC">
        <w:t xml:space="preserve">., </w:t>
      </w:r>
      <w:r>
        <w:t>2010</w:t>
      </w:r>
      <w:r w:rsidR="001942FC">
        <w:t>,</w:t>
      </w:r>
      <w:r>
        <w:t xml:space="preserve"> Rouault</w:t>
      </w:r>
      <w:r w:rsidR="001942FC">
        <w:t xml:space="preserve"> </w:t>
      </w:r>
      <w:r>
        <w:t>et</w:t>
      </w:r>
      <w:r w:rsidR="001942FC">
        <w:t xml:space="preserve"> </w:t>
      </w:r>
      <w:r>
        <w:t>al</w:t>
      </w:r>
      <w:r w:rsidR="001942FC">
        <w:t xml:space="preserve">., </w:t>
      </w:r>
      <w:r>
        <w:t>2011). Bolton (2012) suggested that there is a high probability that kelp abundance increased (1986-2007) along the west coast of South Africa, where water temperatures are getting cooler. In addition, the altered wind and rainfall patterns change the intensity of the Benguela upwelling system (Rouault</w:t>
      </w:r>
      <w:r w:rsidR="001942FC">
        <w:t xml:space="preserve"> </w:t>
      </w:r>
      <w:r>
        <w:t>et</w:t>
      </w:r>
      <w:r w:rsidR="001942FC">
        <w:t xml:space="preserve"> </w:t>
      </w:r>
      <w:r>
        <w:t>al</w:t>
      </w:r>
      <w:r w:rsidR="001942FC">
        <w:t xml:space="preserve">., </w:t>
      </w:r>
      <w:r>
        <w:t>2010).</w:t>
      </w:r>
    </w:p>
    <w:p w14:paraId="1D9BC2E4" w14:textId="77777777" w:rsidR="00C969C7" w:rsidRDefault="00905922">
      <w:pPr>
        <w:pStyle w:val="BodyText"/>
      </w:pPr>
      <w:r>
        <w:t>Kelp are an important indicator of change as they are extremely responsive to environmental conditions and are very exposed to human activities such as harvesting, pollution, recreational fishing and sedimentation, which impact on the coastal zone (</w:t>
      </w:r>
      <w:proofErr w:type="spellStart"/>
      <w:r>
        <w:t>Krumhansl</w:t>
      </w:r>
      <w:proofErr w:type="spellEnd"/>
      <w:r w:rsidR="001942FC">
        <w:t xml:space="preserve"> </w:t>
      </w:r>
      <w:r>
        <w:t>et</w:t>
      </w:r>
      <w:r w:rsidR="001942FC">
        <w:t xml:space="preserve"> </w:t>
      </w:r>
      <w:r>
        <w:t>al</w:t>
      </w:r>
      <w:r w:rsidR="001942FC">
        <w:t xml:space="preserve">., </w:t>
      </w:r>
      <w:r>
        <w:t>2016). Increased sea surface temperatures could result in a loss of abundance and alter the range of this keystone species (</w:t>
      </w:r>
      <w:proofErr w:type="spellStart"/>
      <w:r>
        <w:t>Merzouk</w:t>
      </w:r>
      <w:proofErr w:type="spellEnd"/>
      <w:r w:rsidR="001942FC">
        <w:t xml:space="preserve"> </w:t>
      </w:r>
      <w:r>
        <w:t>2011), resulting in changes in the community structure of marine organisms living within the kelp beds.</w:t>
      </w:r>
    </w:p>
    <w:p w14:paraId="7B905514" w14:textId="77777777" w:rsidR="00C969C7" w:rsidRDefault="00905922">
      <w:pPr>
        <w:pStyle w:val="BodyText"/>
      </w:pPr>
      <w:r>
        <w:t>The distribution of kelps range across vast hydrodynamic environments and therefore they present an array of morphological variation (Johnson</w:t>
      </w:r>
      <w:r w:rsidR="001942FC">
        <w:t xml:space="preserve"> </w:t>
      </w:r>
      <w:r>
        <w:t>and</w:t>
      </w:r>
      <w:r w:rsidR="001942FC">
        <w:t xml:space="preserve"> </w:t>
      </w:r>
      <w:r>
        <w:t>Koehl</w:t>
      </w:r>
      <w:r w:rsidR="001942FC">
        <w:t xml:space="preserve"> </w:t>
      </w:r>
      <w:r>
        <w:t>1994</w:t>
      </w:r>
      <w:r w:rsidR="001942FC">
        <w:t xml:space="preserve">, Roberson </w:t>
      </w:r>
      <w:r>
        <w:t>and</w:t>
      </w:r>
      <w:r w:rsidR="001942FC">
        <w:t xml:space="preserve"> </w:t>
      </w:r>
      <w:r>
        <w:t>Coyer</w:t>
      </w:r>
      <w:r w:rsidR="001942FC">
        <w:t xml:space="preserve"> </w:t>
      </w:r>
      <w:r>
        <w:t>2004</w:t>
      </w:r>
      <w:r w:rsidR="001942FC">
        <w:t xml:space="preserve">, </w:t>
      </w:r>
      <w:proofErr w:type="spellStart"/>
      <w:r>
        <w:t>Wernberg</w:t>
      </w:r>
      <w:proofErr w:type="spellEnd"/>
      <w:r w:rsidR="001942FC">
        <w:t xml:space="preserve"> </w:t>
      </w:r>
      <w:r>
        <w:t>and</w:t>
      </w:r>
      <w:r w:rsidR="001942FC">
        <w:t xml:space="preserve"> </w:t>
      </w:r>
      <w:proofErr w:type="spellStart"/>
      <w:r>
        <w:t>Vanderklift</w:t>
      </w:r>
      <w:proofErr w:type="spellEnd"/>
      <w:r w:rsidR="001942FC">
        <w:t xml:space="preserve"> </w:t>
      </w:r>
      <w:r>
        <w:t xml:space="preserve">2010). It is therefore to be determined how environmental factors such as temperature and wave exposure influence or affect the morphology of shallow water </w:t>
      </w:r>
      <w:r>
        <w:rPr>
          <w:i/>
        </w:rPr>
        <w:t>E. maxima</w:t>
      </w:r>
      <w:r>
        <w:t xml:space="preserve">. This will be accomplished by understanding how the various aspects of kelp morphology and environmental parameters differ at various sites along the Cape Peninsula. The parameters of temperature and wave exposure will also be investigated to identify which parameters can best explain the morphological variation in the different kelp communities. Based on previous studies it is </w:t>
      </w:r>
      <w:proofErr w:type="spellStart"/>
      <w:r>
        <w:t>hypothesised</w:t>
      </w:r>
      <w:proofErr w:type="spellEnd"/>
      <w:r>
        <w:t xml:space="preserve"> that populations with similar temperature and wave exposure regimes will have similar morphologies and that populations in False Bay, would have morphologies adapted to high wave action and thus be </w:t>
      </w:r>
      <w:del w:id="64" w:author="AJ Smit" w:date="2018-11-18T17:18:00Z">
        <w:r w:rsidDel="007A34C2">
          <w:delText>more stonger</w:delText>
        </w:r>
      </w:del>
      <w:ins w:id="65" w:author="AJ Smit" w:date="2018-11-18T17:18:00Z">
        <w:r w:rsidR="007A34C2">
          <w:t>stronger</w:t>
        </w:r>
      </w:ins>
      <w:r>
        <w:t xml:space="preserve"> and flexible; whereas populations along the West coast would have developed morphologies to </w:t>
      </w:r>
      <w:proofErr w:type="spellStart"/>
      <w:r>
        <w:t>maximise</w:t>
      </w:r>
      <w:proofErr w:type="spellEnd"/>
      <w:r>
        <w:t xml:space="preserve"> nutrient uptake.</w:t>
      </w:r>
    </w:p>
    <w:p w14:paraId="6B1CDF91" w14:textId="77777777" w:rsidR="00C969C7" w:rsidRDefault="00905922" w:rsidP="007A34C2">
      <w:pPr>
        <w:pStyle w:val="Heading1"/>
        <w:pPrChange w:id="66" w:author="AJ Smit" w:date="2018-11-18T17:15:00Z">
          <w:pPr>
            <w:pStyle w:val="Heading2"/>
          </w:pPr>
        </w:pPrChange>
      </w:pPr>
      <w:bookmarkStart w:id="67" w:name="methods"/>
      <w:bookmarkEnd w:id="67"/>
      <w:r>
        <w:lastRenderedPageBreak/>
        <w:t>Methods</w:t>
      </w:r>
    </w:p>
    <w:p w14:paraId="4DB9AEE4" w14:textId="77777777" w:rsidR="00C969C7" w:rsidRDefault="00905922" w:rsidP="007A34C2">
      <w:pPr>
        <w:pStyle w:val="Heading2"/>
        <w:pPrChange w:id="68" w:author="AJ Smit" w:date="2018-11-18T17:14:00Z">
          <w:pPr>
            <w:pStyle w:val="Heading3"/>
          </w:pPr>
        </w:pPrChange>
      </w:pPr>
      <w:bookmarkStart w:id="69" w:name="study-area"/>
      <w:bookmarkEnd w:id="69"/>
      <w:r>
        <w:t>Study Area</w:t>
      </w:r>
    </w:p>
    <w:p w14:paraId="67774C59" w14:textId="77777777" w:rsidR="00C969C7" w:rsidRDefault="00905922" w:rsidP="0045568E">
      <w:pPr>
        <w:pStyle w:val="BodyText"/>
        <w:rPr>
          <w:ins w:id="70" w:author="AJ Smit" w:date="2018-11-18T17:20:00Z"/>
        </w:rPr>
        <w:pPrChange w:id="71" w:author="AJ Smit" w:date="2018-11-18T17:24:00Z">
          <w:pPr>
            <w:pStyle w:val="FirstParagraph"/>
          </w:pPr>
        </w:pPrChange>
      </w:pPr>
      <w:r>
        <w:t xml:space="preserve">Sites were selected according to the geographic distribution of </w:t>
      </w:r>
      <w:r>
        <w:rPr>
          <w:i/>
        </w:rPr>
        <w:t>E. maxima</w:t>
      </w:r>
      <w:r>
        <w:t>, under varying levels of wave exposure and temperature regimes along the south west coast of South Africa. This region experiences</w:t>
      </w:r>
      <w:ins w:id="72" w:author="AJ Smit" w:date="2018-11-18T17:26:00Z">
        <w:r w:rsidR="0045568E">
          <w:t>.</w:t>
        </w:r>
      </w:ins>
      <w:r>
        <w:t xml:space="preserve"> The chosen sites are along the West Coast and False Bay regions, from St. James in False Bay to </w:t>
      </w:r>
      <w:proofErr w:type="spellStart"/>
      <w:r>
        <w:t>Yzerfontein</w:t>
      </w:r>
      <w:proofErr w:type="spellEnd"/>
      <w:r>
        <w:t xml:space="preserve"> on the West Coast.</w:t>
      </w:r>
    </w:p>
    <w:p w14:paraId="66B8E545" w14:textId="77777777" w:rsidR="007A34C2" w:rsidRPr="001942FC" w:rsidRDefault="007A34C2" w:rsidP="007A34C2">
      <w:pPr>
        <w:pStyle w:val="Heading2"/>
      </w:pPr>
      <w:r>
        <w:t>Morphometric data collection</w:t>
      </w:r>
    </w:p>
    <w:p w14:paraId="5E407A55" w14:textId="77777777" w:rsidR="007A34C2" w:rsidRDefault="007A34C2" w:rsidP="0045568E">
      <w:pPr>
        <w:pStyle w:val="BodyText"/>
        <w:pPrChange w:id="73" w:author="AJ Smit" w:date="2018-11-18T17:24:00Z">
          <w:pPr>
            <w:pStyle w:val="FirstParagraph"/>
          </w:pPr>
        </w:pPrChange>
      </w:pPr>
      <w:r>
        <w:t xml:space="preserve">Sampling took place between March and October 2018 during low tide. The </w:t>
      </w:r>
      <w:del w:id="74" w:author="AJ Smit" w:date="2018-11-18T17:27:00Z">
        <w:r w:rsidDel="0045568E">
          <w:delText xml:space="preserve">thirteen </w:delText>
        </w:r>
      </w:del>
      <w:ins w:id="75" w:author="AJ Smit" w:date="2018-11-18T17:27:00Z">
        <w:r w:rsidR="0045568E">
          <w:t>13</w:t>
        </w:r>
        <w:r w:rsidR="0045568E">
          <w:t xml:space="preserve"> </w:t>
        </w:r>
      </w:ins>
      <w:r>
        <w:t xml:space="preserve">largest </w:t>
      </w:r>
      <w:proofErr w:type="spellStart"/>
      <w:r>
        <w:rPr>
          <w:i/>
        </w:rPr>
        <w:t>Ecklonia</w:t>
      </w:r>
      <w:proofErr w:type="spellEnd"/>
      <w:r>
        <w:rPr>
          <w:i/>
        </w:rPr>
        <w:t xml:space="preserve"> maxima</w:t>
      </w:r>
      <w:r>
        <w:t xml:space="preserve"> individuals were collected by snorkel in an area where the kelp bed was ~1m deep and in shallow water (along the shoreline). Juvenile kelp (juvenile sporophytes, plants in their first year) of about 30cm in length were collected. After collection, various morphological and biomass measurements were recorded.</w:t>
      </w:r>
    </w:p>
    <w:p w14:paraId="6AA1E8CA" w14:textId="77777777" w:rsidR="007A34C2" w:rsidRDefault="007A34C2" w:rsidP="007A34C2">
      <w:pPr>
        <w:pStyle w:val="Heading2"/>
      </w:pPr>
      <w:r>
        <w:t>Temperature data</w:t>
      </w:r>
    </w:p>
    <w:p w14:paraId="606C8C62" w14:textId="77777777" w:rsidR="007A34C2" w:rsidRDefault="007A34C2" w:rsidP="0045568E">
      <w:pPr>
        <w:pStyle w:val="BodyText"/>
        <w:pPrChange w:id="76" w:author="AJ Smit" w:date="2018-11-18T17:24:00Z">
          <w:pPr>
            <w:pStyle w:val="FirstParagraph"/>
          </w:pPr>
        </w:pPrChange>
      </w:pPr>
      <w:r>
        <w:t>The monthly shallow water temperature data was obtained from the South African Coastal Temperature Network (SACTN) web interface (</w:t>
      </w:r>
      <w:r>
        <w:rPr>
          <w:rStyle w:val="Hyperlink"/>
        </w:rPr>
        <w:fldChar w:fldCharType="begin"/>
      </w:r>
      <w:r>
        <w:rPr>
          <w:rStyle w:val="Hyperlink"/>
        </w:rPr>
        <w:instrText xml:space="preserve"> HYPERLINK "https://robert-schlegel.shinyapps.io/SACTN/" \h </w:instrText>
      </w:r>
      <w:r>
        <w:rPr>
          <w:rStyle w:val="Hyperlink"/>
        </w:rPr>
        <w:fldChar w:fldCharType="separate"/>
      </w:r>
      <w:r>
        <w:rPr>
          <w:rStyle w:val="Hyperlink"/>
        </w:rPr>
        <w:t>https://robert-schlegel.shinyapps.io/SACTN/</w:t>
      </w:r>
      <w:r>
        <w:rPr>
          <w:rStyle w:val="Hyperlink"/>
        </w:rPr>
        <w:fldChar w:fldCharType="end"/>
      </w:r>
      <w:r>
        <w:t>).The temperature dataset was a compilation of contributions made by several sources, using in situ data and digital underwater temperature recorders (UTRs). The thermal parameters used were minimum temperature (</w:t>
      </w:r>
      <w:proofErr w:type="spellStart"/>
      <w:r>
        <w:rPr>
          <w:vertAlign w:val="superscript"/>
        </w:rPr>
        <w:t>o</w:t>
      </w:r>
      <w:r>
        <w:t>C</w:t>
      </w:r>
      <w:proofErr w:type="spellEnd"/>
      <w:r>
        <w:t>), maximum temperature (</w:t>
      </w:r>
      <w:proofErr w:type="spellStart"/>
      <w:r>
        <w:rPr>
          <w:vertAlign w:val="superscript"/>
        </w:rPr>
        <w:t>o</w:t>
      </w:r>
      <w:r>
        <w:t>C</w:t>
      </w:r>
      <w:proofErr w:type="spellEnd"/>
      <w:r>
        <w:t>) and mean temperature (</w:t>
      </w:r>
      <w:proofErr w:type="spellStart"/>
      <w:r>
        <w:rPr>
          <w:vertAlign w:val="superscript"/>
        </w:rPr>
        <w:t>o</w:t>
      </w:r>
      <w:r>
        <w:t>C</w:t>
      </w:r>
      <w:proofErr w:type="spellEnd"/>
      <w:r>
        <w:t>).</w:t>
      </w:r>
    </w:p>
    <w:p w14:paraId="3F52873C" w14:textId="77777777" w:rsidR="007A34C2" w:rsidRPr="007A34C2" w:rsidRDefault="007A34C2" w:rsidP="007A34C2">
      <w:pPr>
        <w:pStyle w:val="BodyText"/>
        <w:pPrChange w:id="77" w:author="AJ Smit" w:date="2018-11-18T17:20:00Z">
          <w:pPr>
            <w:pStyle w:val="FirstParagraph"/>
          </w:pPr>
        </w:pPrChange>
      </w:pPr>
    </w:p>
    <w:p w14:paraId="5C1AD765" w14:textId="77777777" w:rsidR="001942FC" w:rsidRDefault="00905922">
      <w:pPr>
        <w:pStyle w:val="FigurewithCaption"/>
        <w:jc w:val="center"/>
      </w:pPr>
      <w:r>
        <w:rPr>
          <w:noProof/>
          <w:lang w:val="en-ZA" w:eastAsia="en-ZA"/>
        </w:rPr>
        <w:drawing>
          <wp:inline distT="0" distB="0" distL="0" distR="0" wp14:anchorId="15FECA23" wp14:editId="6A9D601A">
            <wp:extent cx="4244400" cy="3394800"/>
            <wp:effectExtent l="0" t="0" r="0" b="0"/>
            <wp:docPr id="1" name="Picture" descr="A site mape showing the locations at which the morphometric measuremnets of Ecklonia maxima were collected for thi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1.png"/>
                    <pic:cNvPicPr>
                      <a:picLocks noChangeAspect="1" noChangeArrowheads="1"/>
                    </pic:cNvPicPr>
                  </pic:nvPicPr>
                  <pic:blipFill>
                    <a:blip r:embed="rId11"/>
                    <a:stretch>
                      <a:fillRect/>
                    </a:stretch>
                  </pic:blipFill>
                  <pic:spPr bwMode="auto">
                    <a:xfrm>
                      <a:off x="0" y="0"/>
                      <a:ext cx="4244400" cy="3394800"/>
                    </a:xfrm>
                    <a:prstGeom prst="rect">
                      <a:avLst/>
                    </a:prstGeom>
                    <a:noFill/>
                    <a:ln w="9525">
                      <a:noFill/>
                      <a:headEnd/>
                      <a:tailEnd/>
                    </a:ln>
                  </pic:spPr>
                </pic:pic>
              </a:graphicData>
            </a:graphic>
          </wp:inline>
        </w:drawing>
      </w:r>
    </w:p>
    <w:p w14:paraId="0CC62C4A" w14:textId="77777777" w:rsidR="00C969C7" w:rsidRPr="004F77EC" w:rsidRDefault="004E4E6A">
      <w:pPr>
        <w:pStyle w:val="ImageCaption"/>
        <w:rPr>
          <w:rFonts w:ascii="Arial" w:hAnsi="Arial" w:cs="Arial"/>
          <w:i w:val="0"/>
          <w:sz w:val="20"/>
          <w:szCs w:val="20"/>
        </w:rPr>
      </w:pPr>
      <w:r w:rsidRPr="001942FC">
        <w:rPr>
          <w:rFonts w:ascii="Arial" w:hAnsi="Arial" w:cs="Arial"/>
          <w:b/>
          <w:i w:val="0"/>
          <w:sz w:val="20"/>
          <w:szCs w:val="20"/>
        </w:rPr>
        <w:t>Figure 1.</w:t>
      </w:r>
      <w:r w:rsidR="001942FC">
        <w:rPr>
          <w:rFonts w:ascii="Arial" w:hAnsi="Arial" w:cs="Arial"/>
          <w:b/>
          <w:i w:val="0"/>
          <w:sz w:val="20"/>
          <w:szCs w:val="20"/>
        </w:rPr>
        <w:t xml:space="preserve"> </w:t>
      </w:r>
      <w:r w:rsidR="00905922" w:rsidRPr="001942FC">
        <w:rPr>
          <w:rFonts w:ascii="Arial" w:hAnsi="Arial" w:cs="Arial"/>
          <w:i w:val="0"/>
          <w:sz w:val="20"/>
          <w:szCs w:val="20"/>
        </w:rPr>
        <w:t>A site map</w:t>
      </w:r>
      <w:r w:rsidR="00905922" w:rsidRPr="004F77EC">
        <w:rPr>
          <w:rFonts w:ascii="Arial" w:hAnsi="Arial" w:cs="Arial"/>
          <w:i w:val="0"/>
          <w:sz w:val="20"/>
          <w:szCs w:val="20"/>
        </w:rPr>
        <w:t xml:space="preserve"> showing the locations at which the morphometric measurem</w:t>
      </w:r>
      <w:r w:rsidR="001942FC">
        <w:rPr>
          <w:rFonts w:ascii="Arial" w:hAnsi="Arial" w:cs="Arial"/>
          <w:i w:val="0"/>
          <w:sz w:val="20"/>
          <w:szCs w:val="20"/>
        </w:rPr>
        <w:t>en</w:t>
      </w:r>
      <w:r w:rsidR="00905922" w:rsidRPr="004F77EC">
        <w:rPr>
          <w:rFonts w:ascii="Arial" w:hAnsi="Arial" w:cs="Arial"/>
          <w:i w:val="0"/>
          <w:sz w:val="20"/>
          <w:szCs w:val="20"/>
        </w:rPr>
        <w:t xml:space="preserve">ts of </w:t>
      </w:r>
      <w:proofErr w:type="spellStart"/>
      <w:r w:rsidR="00905922" w:rsidRPr="00F42BF0">
        <w:rPr>
          <w:rFonts w:ascii="Arial" w:hAnsi="Arial" w:cs="Arial"/>
          <w:sz w:val="20"/>
          <w:szCs w:val="20"/>
        </w:rPr>
        <w:t>Ecklonia</w:t>
      </w:r>
      <w:proofErr w:type="spellEnd"/>
      <w:r w:rsidR="00905922" w:rsidRPr="00F42BF0">
        <w:rPr>
          <w:rFonts w:ascii="Arial" w:hAnsi="Arial" w:cs="Arial"/>
          <w:sz w:val="20"/>
          <w:szCs w:val="20"/>
        </w:rPr>
        <w:t xml:space="preserve"> maxima</w:t>
      </w:r>
      <w:r w:rsidR="00905922" w:rsidRPr="004F77EC">
        <w:rPr>
          <w:rFonts w:ascii="Arial" w:hAnsi="Arial" w:cs="Arial"/>
          <w:i w:val="0"/>
          <w:sz w:val="20"/>
          <w:szCs w:val="20"/>
        </w:rPr>
        <w:t xml:space="preserve"> were collected for this study</w:t>
      </w:r>
      <w:r w:rsidR="001942FC">
        <w:rPr>
          <w:rFonts w:ascii="Arial" w:hAnsi="Arial" w:cs="Arial"/>
          <w:i w:val="0"/>
          <w:sz w:val="20"/>
          <w:szCs w:val="20"/>
        </w:rPr>
        <w:t>.</w:t>
      </w:r>
    </w:p>
    <w:p w14:paraId="299DCA42" w14:textId="77777777" w:rsidR="007A34C2" w:rsidDel="007A34C2" w:rsidRDefault="007A34C2" w:rsidP="007A34C2">
      <w:pPr>
        <w:pStyle w:val="Heading2"/>
        <w:rPr>
          <w:del w:id="78" w:author="AJ Smit" w:date="2018-11-18T17:13:00Z"/>
        </w:rPr>
        <w:pPrChange w:id="79" w:author="AJ Smit" w:date="2018-11-18T17:14:00Z">
          <w:pPr>
            <w:pStyle w:val="Heading3"/>
          </w:pPr>
        </w:pPrChange>
      </w:pPr>
      <w:bookmarkStart w:id="80" w:name="morphometric-data-collection"/>
      <w:bookmarkEnd w:id="80"/>
      <w:del w:id="81" w:author="AJ Smit" w:date="2018-11-18T17:13:00Z">
        <w:r w:rsidDel="007A34C2">
          <w:delText>Abiotic parameters</w:delText>
        </w:r>
      </w:del>
    </w:p>
    <w:p w14:paraId="2565025F" w14:textId="77777777" w:rsidR="007A34C2" w:rsidRPr="007A34C2" w:rsidDel="007A34C2" w:rsidRDefault="007A34C2" w:rsidP="007A34C2">
      <w:pPr>
        <w:pStyle w:val="BodyText"/>
        <w:rPr>
          <w:del w:id="82" w:author="AJ Smit" w:date="2018-11-18T17:20:00Z"/>
        </w:rPr>
        <w:pPrChange w:id="83" w:author="AJ Smit" w:date="2018-11-18T17:18:00Z">
          <w:pPr>
            <w:pStyle w:val="FirstParagraph"/>
          </w:pPr>
        </w:pPrChange>
      </w:pPr>
    </w:p>
    <w:p w14:paraId="2F18B96D" w14:textId="77777777" w:rsidR="007A34C2" w:rsidRPr="007A34C2" w:rsidDel="007A34C2" w:rsidRDefault="007A34C2" w:rsidP="007A34C2">
      <w:pPr>
        <w:pStyle w:val="BodyText"/>
        <w:rPr>
          <w:del w:id="84" w:author="AJ Smit" w:date="2018-11-18T17:10:00Z"/>
        </w:rPr>
        <w:pPrChange w:id="85" w:author="AJ Smit" w:date="2018-11-18T17:20:00Z">
          <w:pPr>
            <w:pStyle w:val="FirstParagraph"/>
          </w:pPr>
        </w:pPrChange>
      </w:pPr>
    </w:p>
    <w:p w14:paraId="628E45F0" w14:textId="77777777" w:rsidR="00A76FDB" w:rsidDel="007A34C2" w:rsidRDefault="00A76FDB" w:rsidP="007A34C2">
      <w:pPr>
        <w:pStyle w:val="BodyText"/>
        <w:rPr>
          <w:del w:id="86" w:author="AJ Smit" w:date="2018-11-18T17:10:00Z"/>
          <w:rFonts w:ascii="Arial" w:hAnsi="Arial" w:cs="Arial"/>
          <w:b/>
          <w:i/>
          <w:sz w:val="20"/>
          <w:szCs w:val="20"/>
        </w:rPr>
        <w:pPrChange w:id="87" w:author="AJ Smit" w:date="2018-11-18T17:20:00Z">
          <w:pPr>
            <w:pStyle w:val="TableCaption"/>
          </w:pPr>
        </w:pPrChange>
      </w:pPr>
    </w:p>
    <w:p w14:paraId="071E0300" w14:textId="77777777" w:rsidR="007A34C2" w:rsidRDefault="007A34C2" w:rsidP="007A34C2">
      <w:pPr>
        <w:pStyle w:val="BodyText"/>
        <w:rPr>
          <w:ins w:id="88" w:author="AJ Smit" w:date="2018-11-18T17:10:00Z"/>
          <w:rFonts w:ascii="Arial" w:hAnsi="Arial" w:cs="Arial"/>
          <w:b/>
          <w:i/>
          <w:sz w:val="20"/>
          <w:szCs w:val="20"/>
        </w:rPr>
        <w:pPrChange w:id="89" w:author="AJ Smit" w:date="2018-11-18T17:20:00Z">
          <w:pPr/>
        </w:pPrChange>
      </w:pPr>
    </w:p>
    <w:p w14:paraId="2565BF50" w14:textId="77777777" w:rsidR="0045568E" w:rsidRDefault="0045568E" w:rsidP="006A5040">
      <w:pPr>
        <w:rPr>
          <w:ins w:id="90" w:author="AJ Smit" w:date="2018-11-18T17:23:00Z"/>
          <w:rFonts w:ascii="Arial" w:hAnsi="Arial" w:cs="Arial"/>
          <w:b/>
          <w:sz w:val="20"/>
          <w:szCs w:val="20"/>
        </w:rPr>
      </w:pPr>
    </w:p>
    <w:p w14:paraId="4B692F43" w14:textId="77777777" w:rsidR="0045568E" w:rsidRDefault="0045568E" w:rsidP="006A5040">
      <w:pPr>
        <w:rPr>
          <w:ins w:id="91" w:author="AJ Smit" w:date="2018-11-18T17:23:00Z"/>
          <w:rFonts w:ascii="Arial" w:hAnsi="Arial" w:cs="Arial"/>
          <w:b/>
          <w:sz w:val="20"/>
          <w:szCs w:val="20"/>
        </w:rPr>
      </w:pPr>
    </w:p>
    <w:p w14:paraId="1D46F6F5" w14:textId="77777777" w:rsidR="00C969C7" w:rsidRPr="006A5040" w:rsidRDefault="00304769" w:rsidP="006A5040">
      <w:pPr>
        <w:rPr>
          <w:rFonts w:ascii="Arial" w:hAnsi="Arial" w:cs="Arial"/>
          <w:b/>
          <w:sz w:val="20"/>
          <w:szCs w:val="20"/>
        </w:rPr>
      </w:pPr>
      <w:r w:rsidRPr="007A34C2">
        <w:rPr>
          <w:rFonts w:ascii="Arial" w:hAnsi="Arial" w:cs="Arial"/>
          <w:b/>
          <w:sz w:val="20"/>
          <w:szCs w:val="20"/>
          <w:rPrChange w:id="92" w:author="AJ Smit" w:date="2018-11-18T17:10:00Z">
            <w:rPr>
              <w:rFonts w:ascii="Arial" w:hAnsi="Arial" w:cs="Arial"/>
              <w:b/>
              <w:i/>
              <w:sz w:val="20"/>
              <w:szCs w:val="20"/>
            </w:rPr>
          </w:rPrChange>
        </w:rPr>
        <w:lastRenderedPageBreak/>
        <w:t>Table 1.</w:t>
      </w:r>
      <w:r w:rsidR="00F42BF0" w:rsidRPr="007A34C2">
        <w:rPr>
          <w:rFonts w:ascii="Arial" w:hAnsi="Arial" w:cs="Arial"/>
          <w:b/>
          <w:sz w:val="20"/>
          <w:szCs w:val="20"/>
          <w:rPrChange w:id="93" w:author="AJ Smit" w:date="2018-11-18T17:10:00Z">
            <w:rPr>
              <w:rFonts w:ascii="Arial" w:hAnsi="Arial" w:cs="Arial"/>
              <w:b/>
              <w:i/>
              <w:sz w:val="20"/>
              <w:szCs w:val="20"/>
            </w:rPr>
          </w:rPrChange>
        </w:rPr>
        <w:t xml:space="preserve"> </w:t>
      </w:r>
      <w:r w:rsidR="00905922" w:rsidRPr="007A34C2">
        <w:rPr>
          <w:rFonts w:ascii="Arial" w:hAnsi="Arial" w:cs="Arial"/>
          <w:sz w:val="20"/>
          <w:szCs w:val="20"/>
          <w:rPrChange w:id="94" w:author="AJ Smit" w:date="2018-11-18T17:10:00Z">
            <w:rPr>
              <w:rFonts w:ascii="Arial" w:hAnsi="Arial" w:cs="Arial"/>
              <w:i/>
              <w:sz w:val="20"/>
              <w:szCs w:val="20"/>
            </w:rPr>
          </w:rPrChange>
        </w:rPr>
        <w:t xml:space="preserve">A </w:t>
      </w:r>
      <w:r w:rsidR="00905922" w:rsidRPr="00F42BF0">
        <w:rPr>
          <w:rFonts w:ascii="Arial" w:hAnsi="Arial" w:cs="Arial"/>
          <w:sz w:val="20"/>
          <w:szCs w:val="20"/>
        </w:rPr>
        <w:t>list of morphological measurements, unit and procedures of</w:t>
      </w:r>
      <w:r w:rsidR="00905922" w:rsidRPr="00304769">
        <w:rPr>
          <w:rFonts w:ascii="Arial" w:hAnsi="Arial" w:cs="Arial"/>
          <w:i/>
          <w:sz w:val="20"/>
          <w:szCs w:val="20"/>
        </w:rPr>
        <w:t xml:space="preserve"> </w:t>
      </w:r>
      <w:proofErr w:type="spellStart"/>
      <w:r w:rsidR="00905922" w:rsidRPr="006A5040">
        <w:rPr>
          <w:rFonts w:ascii="Arial" w:hAnsi="Arial" w:cs="Arial"/>
          <w:i/>
          <w:sz w:val="20"/>
          <w:szCs w:val="20"/>
        </w:rPr>
        <w:t>Ecklonia</w:t>
      </w:r>
      <w:proofErr w:type="spellEnd"/>
      <w:r w:rsidR="00905922" w:rsidRPr="006A5040">
        <w:rPr>
          <w:rFonts w:ascii="Arial" w:hAnsi="Arial" w:cs="Arial"/>
          <w:i/>
          <w:sz w:val="20"/>
          <w:szCs w:val="20"/>
        </w:rPr>
        <w:t xml:space="preserve"> maxima</w:t>
      </w:r>
      <w:r w:rsidR="00905922" w:rsidRPr="00F42BF0">
        <w:rPr>
          <w:rFonts w:ascii="Arial" w:hAnsi="Arial" w:cs="Arial"/>
          <w:sz w:val="20"/>
          <w:szCs w:val="20"/>
        </w:rPr>
        <w:t xml:space="preserve"> that were collected.</w:t>
      </w:r>
    </w:p>
    <w:tbl>
      <w:tblPr>
        <w:tblW w:w="5000" w:type="pct"/>
        <w:tblLook w:val="07E0" w:firstRow="1" w:lastRow="1" w:firstColumn="1" w:lastColumn="1" w:noHBand="1" w:noVBand="1"/>
      </w:tblPr>
      <w:tblGrid>
        <w:gridCol w:w="2617"/>
        <w:gridCol w:w="566"/>
        <w:gridCol w:w="5838"/>
      </w:tblGrid>
      <w:tr w:rsidR="00304769" w:rsidRPr="00304769" w14:paraId="4D951725" w14:textId="77777777" w:rsidTr="00304769">
        <w:tc>
          <w:tcPr>
            <w:tcW w:w="1135" w:type="pct"/>
            <w:tcBorders>
              <w:top w:val="single" w:sz="6" w:space="0" w:color="auto"/>
              <w:bottom w:val="single" w:sz="6" w:space="0" w:color="auto"/>
            </w:tcBorders>
            <w:vAlign w:val="bottom"/>
          </w:tcPr>
          <w:p w14:paraId="467CD1C5" w14:textId="77777777" w:rsidR="00C969C7" w:rsidRPr="00304769" w:rsidRDefault="004E4E6A">
            <w:pPr>
              <w:pStyle w:val="Compact"/>
              <w:rPr>
                <w:rFonts w:ascii="Arial" w:hAnsi="Arial" w:cs="Arial"/>
                <w:b/>
                <w:sz w:val="18"/>
                <w:szCs w:val="18"/>
              </w:rPr>
            </w:pPr>
            <w:proofErr w:type="spellStart"/>
            <w:r w:rsidRPr="004E4E6A">
              <w:rPr>
                <w:rFonts w:ascii="Arial" w:hAnsi="Arial" w:cs="Arial"/>
                <w:b/>
                <w:sz w:val="18"/>
                <w:szCs w:val="18"/>
              </w:rPr>
              <w:t>Morphologicalmeasurement</w:t>
            </w:r>
            <w:proofErr w:type="spellEnd"/>
          </w:p>
        </w:tc>
        <w:tc>
          <w:tcPr>
            <w:tcW w:w="454" w:type="pct"/>
            <w:tcBorders>
              <w:top w:val="single" w:sz="6" w:space="0" w:color="auto"/>
              <w:bottom w:val="single" w:sz="6" w:space="0" w:color="auto"/>
            </w:tcBorders>
            <w:vAlign w:val="bottom"/>
          </w:tcPr>
          <w:p w14:paraId="3D885852" w14:textId="77777777" w:rsidR="00C969C7" w:rsidRPr="00304769" w:rsidRDefault="004E4E6A">
            <w:pPr>
              <w:pStyle w:val="Compact"/>
              <w:rPr>
                <w:rFonts w:ascii="Arial" w:hAnsi="Arial" w:cs="Arial"/>
                <w:b/>
                <w:sz w:val="18"/>
                <w:szCs w:val="18"/>
              </w:rPr>
            </w:pPr>
            <w:r w:rsidRPr="004E4E6A">
              <w:rPr>
                <w:rFonts w:ascii="Arial" w:hAnsi="Arial" w:cs="Arial"/>
                <w:b/>
                <w:sz w:val="18"/>
                <w:szCs w:val="18"/>
              </w:rPr>
              <w:t>Unit</w:t>
            </w:r>
          </w:p>
        </w:tc>
        <w:tc>
          <w:tcPr>
            <w:tcW w:w="3411" w:type="pct"/>
            <w:tcBorders>
              <w:top w:val="single" w:sz="6" w:space="0" w:color="auto"/>
              <w:bottom w:val="single" w:sz="6" w:space="0" w:color="auto"/>
            </w:tcBorders>
            <w:vAlign w:val="bottom"/>
          </w:tcPr>
          <w:p w14:paraId="32B10EE4" w14:textId="77777777" w:rsidR="00C969C7" w:rsidRPr="00304769" w:rsidRDefault="004E4E6A">
            <w:pPr>
              <w:pStyle w:val="Compact"/>
              <w:rPr>
                <w:rFonts w:ascii="Arial" w:hAnsi="Arial" w:cs="Arial"/>
                <w:b/>
                <w:sz w:val="18"/>
                <w:szCs w:val="18"/>
              </w:rPr>
            </w:pPr>
            <w:r w:rsidRPr="004E4E6A">
              <w:rPr>
                <w:rFonts w:ascii="Arial" w:hAnsi="Arial" w:cs="Arial"/>
                <w:b/>
                <w:sz w:val="18"/>
                <w:szCs w:val="18"/>
              </w:rPr>
              <w:t>Description</w:t>
            </w:r>
          </w:p>
        </w:tc>
      </w:tr>
      <w:tr w:rsidR="00304769" w:rsidRPr="00304769" w14:paraId="702816B3" w14:textId="77777777" w:rsidTr="00304769">
        <w:tc>
          <w:tcPr>
            <w:tcW w:w="1135" w:type="pct"/>
            <w:tcBorders>
              <w:top w:val="single" w:sz="6" w:space="0" w:color="auto"/>
            </w:tcBorders>
          </w:tcPr>
          <w:p w14:paraId="6BA5C9DE" w14:textId="77777777" w:rsidR="00C969C7" w:rsidRPr="00304769" w:rsidRDefault="004E4E6A">
            <w:pPr>
              <w:pStyle w:val="Compact"/>
              <w:rPr>
                <w:rFonts w:ascii="Arial" w:hAnsi="Arial" w:cs="Arial"/>
                <w:sz w:val="18"/>
                <w:szCs w:val="18"/>
              </w:rPr>
            </w:pPr>
            <w:r w:rsidRPr="004E4E6A">
              <w:rPr>
                <w:rFonts w:ascii="Arial" w:hAnsi="Arial" w:cs="Arial"/>
                <w:sz w:val="18"/>
                <w:szCs w:val="18"/>
              </w:rPr>
              <w:t>Primary blade length</w:t>
            </w:r>
          </w:p>
        </w:tc>
        <w:tc>
          <w:tcPr>
            <w:tcW w:w="454" w:type="pct"/>
            <w:tcBorders>
              <w:top w:val="single" w:sz="6" w:space="0" w:color="auto"/>
            </w:tcBorders>
          </w:tcPr>
          <w:p w14:paraId="523E4B46" w14:textId="77777777"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Borders>
              <w:top w:val="single" w:sz="6" w:space="0" w:color="auto"/>
            </w:tcBorders>
          </w:tcPr>
          <w:p w14:paraId="3ADA9F8F" w14:textId="77777777" w:rsidR="00C969C7" w:rsidRPr="00304769" w:rsidRDefault="004E4E6A">
            <w:pPr>
              <w:pStyle w:val="Compact"/>
              <w:rPr>
                <w:rFonts w:ascii="Arial" w:hAnsi="Arial" w:cs="Arial"/>
                <w:sz w:val="18"/>
                <w:szCs w:val="18"/>
              </w:rPr>
            </w:pPr>
            <w:r w:rsidRPr="004E4E6A">
              <w:rPr>
                <w:rFonts w:ascii="Arial" w:hAnsi="Arial" w:cs="Arial"/>
                <w:sz w:val="18"/>
                <w:szCs w:val="18"/>
              </w:rPr>
              <w:t>From where the stipe widens and flattens into frond at distal end of primary blade</w:t>
            </w:r>
          </w:p>
        </w:tc>
      </w:tr>
      <w:tr w:rsidR="00304769" w:rsidRPr="00304769" w14:paraId="07C8912D" w14:textId="77777777" w:rsidTr="00304769">
        <w:tc>
          <w:tcPr>
            <w:tcW w:w="1135" w:type="pct"/>
          </w:tcPr>
          <w:p w14:paraId="4CFBC47E" w14:textId="77777777" w:rsidR="00C969C7" w:rsidRPr="00304769" w:rsidRDefault="004E4E6A">
            <w:pPr>
              <w:pStyle w:val="Compact"/>
              <w:rPr>
                <w:rFonts w:ascii="Arial" w:hAnsi="Arial" w:cs="Arial"/>
                <w:sz w:val="18"/>
                <w:szCs w:val="18"/>
              </w:rPr>
            </w:pPr>
            <w:r w:rsidRPr="004E4E6A">
              <w:rPr>
                <w:rFonts w:ascii="Arial" w:hAnsi="Arial" w:cs="Arial"/>
                <w:sz w:val="18"/>
                <w:szCs w:val="18"/>
              </w:rPr>
              <w:t>Primary blade width</w:t>
            </w:r>
          </w:p>
        </w:tc>
        <w:tc>
          <w:tcPr>
            <w:tcW w:w="454" w:type="pct"/>
          </w:tcPr>
          <w:p w14:paraId="71ADEC2A" w14:textId="77777777"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Pr>
          <w:p w14:paraId="3849F1A8"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At maximum width</w:t>
            </w:r>
          </w:p>
        </w:tc>
      </w:tr>
      <w:tr w:rsidR="00304769" w:rsidRPr="00304769" w14:paraId="1355777A" w14:textId="77777777" w:rsidTr="00304769">
        <w:tc>
          <w:tcPr>
            <w:tcW w:w="1135" w:type="pct"/>
          </w:tcPr>
          <w:p w14:paraId="34762857"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Frond length</w:t>
            </w:r>
          </w:p>
        </w:tc>
        <w:tc>
          <w:tcPr>
            <w:tcW w:w="454" w:type="pct"/>
          </w:tcPr>
          <w:p w14:paraId="33F665E7"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14:paraId="0EB00FA9"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Longest frond</w:t>
            </w:r>
            <w:del w:id="95" w:author="AJ Smit" w:date="2018-11-18T17:43:00Z">
              <w:r w:rsidR="001942FC" w:rsidDel="00D5338F">
                <w:rPr>
                  <w:rFonts w:ascii="Arial" w:hAnsi="Arial" w:cs="Arial"/>
                  <w:sz w:val="18"/>
                  <w:szCs w:val="18"/>
                </w:rPr>
                <w:delText>.</w:delText>
              </w:r>
            </w:del>
          </w:p>
        </w:tc>
      </w:tr>
      <w:tr w:rsidR="00304769" w:rsidRPr="00304769" w14:paraId="0C6A9AF4" w14:textId="77777777" w:rsidTr="00304769">
        <w:tc>
          <w:tcPr>
            <w:tcW w:w="1135" w:type="pct"/>
          </w:tcPr>
          <w:p w14:paraId="50D535D2"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length</w:t>
            </w:r>
          </w:p>
        </w:tc>
        <w:tc>
          <w:tcPr>
            <w:tcW w:w="454" w:type="pct"/>
          </w:tcPr>
          <w:p w14:paraId="1E7EA377"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14:paraId="7B51CE77"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From directly above the holdfast to where stipe widens and flattens into frond</w:t>
            </w:r>
            <w:r w:rsidR="001942FC">
              <w:rPr>
                <w:rFonts w:ascii="Arial" w:hAnsi="Arial" w:cs="Arial"/>
                <w:sz w:val="18"/>
                <w:szCs w:val="18"/>
              </w:rPr>
              <w:t>.</w:t>
            </w:r>
          </w:p>
        </w:tc>
      </w:tr>
      <w:tr w:rsidR="00304769" w:rsidRPr="00304769" w14:paraId="0CDCE816" w14:textId="77777777" w:rsidTr="00304769">
        <w:tc>
          <w:tcPr>
            <w:tcW w:w="1135" w:type="pct"/>
          </w:tcPr>
          <w:p w14:paraId="70C72F85"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circumference</w:t>
            </w:r>
          </w:p>
        </w:tc>
        <w:tc>
          <w:tcPr>
            <w:tcW w:w="454" w:type="pct"/>
          </w:tcPr>
          <w:p w14:paraId="2476F9F4"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14:paraId="035FCA34"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 xml:space="preserve">At widest point (around </w:t>
            </w:r>
            <w:proofErr w:type="spellStart"/>
            <w:r w:rsidRPr="004E4E6A">
              <w:rPr>
                <w:rFonts w:ascii="Arial" w:hAnsi="Arial" w:cs="Arial"/>
                <w:sz w:val="18"/>
                <w:szCs w:val="18"/>
              </w:rPr>
              <w:t>pneumatocyst</w:t>
            </w:r>
            <w:proofErr w:type="spellEnd"/>
            <w:r w:rsidRPr="004E4E6A">
              <w:rPr>
                <w:rFonts w:ascii="Arial" w:hAnsi="Arial" w:cs="Arial"/>
                <w:sz w:val="18"/>
                <w:szCs w:val="18"/>
              </w:rPr>
              <w:t>)</w:t>
            </w:r>
            <w:del w:id="96" w:author="AJ Smit" w:date="2018-11-18T17:43:00Z">
              <w:r w:rsidR="001942FC" w:rsidDel="00D5338F">
                <w:rPr>
                  <w:rFonts w:ascii="Arial" w:hAnsi="Arial" w:cs="Arial"/>
                  <w:sz w:val="18"/>
                  <w:szCs w:val="18"/>
                </w:rPr>
                <w:delText>.</w:delText>
              </w:r>
            </w:del>
          </w:p>
        </w:tc>
      </w:tr>
      <w:tr w:rsidR="00304769" w:rsidRPr="00304769" w14:paraId="3463F473" w14:textId="77777777" w:rsidTr="00304769">
        <w:tc>
          <w:tcPr>
            <w:tcW w:w="1135" w:type="pct"/>
          </w:tcPr>
          <w:p w14:paraId="11C05A81"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tufts</w:t>
            </w:r>
          </w:p>
        </w:tc>
        <w:tc>
          <w:tcPr>
            <w:tcW w:w="454" w:type="pct"/>
          </w:tcPr>
          <w:p w14:paraId="1B5CB76B"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N/A</w:t>
            </w:r>
          </w:p>
        </w:tc>
        <w:tc>
          <w:tcPr>
            <w:tcW w:w="3411" w:type="pct"/>
          </w:tcPr>
          <w:p w14:paraId="4EF55252"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points at which secondary blades branch</w:t>
            </w:r>
            <w:r w:rsidR="001942FC">
              <w:rPr>
                <w:rFonts w:ascii="Arial" w:hAnsi="Arial" w:cs="Arial"/>
                <w:sz w:val="18"/>
                <w:szCs w:val="18"/>
              </w:rPr>
              <w:t>e</w:t>
            </w:r>
            <w:r w:rsidRPr="004E4E6A">
              <w:rPr>
                <w:rFonts w:ascii="Arial" w:hAnsi="Arial" w:cs="Arial"/>
                <w:sz w:val="18"/>
                <w:szCs w:val="18"/>
              </w:rPr>
              <w:t>s off primary blade</w:t>
            </w:r>
            <w:del w:id="97" w:author="AJ Smit" w:date="2018-11-18T17:43:00Z">
              <w:r w:rsidR="001942FC" w:rsidDel="00D5338F">
                <w:rPr>
                  <w:rFonts w:ascii="Arial" w:hAnsi="Arial" w:cs="Arial"/>
                  <w:sz w:val="18"/>
                  <w:szCs w:val="18"/>
                </w:rPr>
                <w:delText>.</w:delText>
              </w:r>
            </w:del>
          </w:p>
        </w:tc>
      </w:tr>
      <w:tr w:rsidR="00304769" w:rsidRPr="00304769" w14:paraId="1251A4B9" w14:textId="77777777" w:rsidTr="00304769">
        <w:tc>
          <w:tcPr>
            <w:tcW w:w="1135" w:type="pct"/>
          </w:tcPr>
          <w:p w14:paraId="79A59F63"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Epiphyte length</w:t>
            </w:r>
          </w:p>
        </w:tc>
        <w:tc>
          <w:tcPr>
            <w:tcW w:w="454" w:type="pct"/>
          </w:tcPr>
          <w:p w14:paraId="61E0A155" w14:textId="77777777"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14:paraId="019A2A33" w14:textId="77777777" w:rsidR="00C969C7" w:rsidRPr="00304769" w:rsidRDefault="004E4E6A">
            <w:pPr>
              <w:pStyle w:val="Compact"/>
              <w:rPr>
                <w:rFonts w:ascii="Arial" w:hAnsi="Arial" w:cs="Arial"/>
                <w:sz w:val="18"/>
                <w:szCs w:val="18"/>
              </w:rPr>
            </w:pPr>
            <w:r w:rsidRPr="004E4E6A">
              <w:rPr>
                <w:rFonts w:ascii="Arial" w:hAnsi="Arial" w:cs="Arial"/>
                <w:sz w:val="18"/>
                <w:szCs w:val="18"/>
              </w:rPr>
              <w:t>Length of stipe from base covered in epiphytes</w:t>
            </w:r>
            <w:del w:id="98" w:author="AJ Smit" w:date="2018-11-18T17:43:00Z">
              <w:r w:rsidR="001942FC" w:rsidDel="00D5338F">
                <w:rPr>
                  <w:rFonts w:ascii="Arial" w:hAnsi="Arial" w:cs="Arial"/>
                  <w:sz w:val="18"/>
                  <w:szCs w:val="18"/>
                </w:rPr>
                <w:delText>.</w:delText>
              </w:r>
            </w:del>
          </w:p>
        </w:tc>
      </w:tr>
      <w:tr w:rsidR="00304769" w:rsidRPr="00304769" w14:paraId="1598CCB7" w14:textId="77777777" w:rsidTr="00304769">
        <w:tc>
          <w:tcPr>
            <w:tcW w:w="1135" w:type="pct"/>
          </w:tcPr>
          <w:p w14:paraId="6128F78A" w14:textId="77777777" w:rsidR="00C969C7" w:rsidRPr="00304769" w:rsidRDefault="004E4E6A">
            <w:pPr>
              <w:pStyle w:val="Compact"/>
              <w:rPr>
                <w:rFonts w:ascii="Arial" w:hAnsi="Arial" w:cs="Arial"/>
                <w:sz w:val="18"/>
                <w:szCs w:val="18"/>
              </w:rPr>
            </w:pPr>
            <w:r w:rsidRPr="004E4E6A">
              <w:rPr>
                <w:rFonts w:ascii="Arial" w:hAnsi="Arial" w:cs="Arial"/>
                <w:sz w:val="18"/>
                <w:szCs w:val="18"/>
              </w:rPr>
              <w:t>Frond mass</w:t>
            </w:r>
          </w:p>
        </w:tc>
        <w:tc>
          <w:tcPr>
            <w:tcW w:w="454" w:type="pct"/>
          </w:tcPr>
          <w:p w14:paraId="7BAD6686" w14:textId="77777777"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Pr>
          <w:p w14:paraId="46430EBA" w14:textId="77777777" w:rsidR="00C969C7" w:rsidRPr="00304769" w:rsidRDefault="004E4E6A">
            <w:pPr>
              <w:pStyle w:val="Compact"/>
              <w:rPr>
                <w:rFonts w:ascii="Arial" w:hAnsi="Arial" w:cs="Arial"/>
                <w:sz w:val="18"/>
                <w:szCs w:val="18"/>
              </w:rPr>
            </w:pPr>
            <w:r w:rsidRPr="004E4E6A">
              <w:rPr>
                <w:rFonts w:ascii="Arial" w:hAnsi="Arial" w:cs="Arial"/>
                <w:sz w:val="18"/>
                <w:szCs w:val="18"/>
              </w:rPr>
              <w:t>Total mass of fronds from base of primary blade</w:t>
            </w:r>
          </w:p>
        </w:tc>
      </w:tr>
      <w:tr w:rsidR="00304769" w:rsidRPr="00304769" w14:paraId="488A9923" w14:textId="77777777" w:rsidTr="00304769">
        <w:tc>
          <w:tcPr>
            <w:tcW w:w="1135" w:type="pct"/>
            <w:tcBorders>
              <w:bottom w:val="single" w:sz="6" w:space="0" w:color="auto"/>
            </w:tcBorders>
          </w:tcPr>
          <w:p w14:paraId="21F24579" w14:textId="77777777" w:rsidR="00C969C7" w:rsidRPr="00304769" w:rsidRDefault="004E4E6A">
            <w:pPr>
              <w:pStyle w:val="Compact"/>
              <w:rPr>
                <w:rFonts w:ascii="Arial" w:hAnsi="Arial" w:cs="Arial"/>
                <w:sz w:val="18"/>
                <w:szCs w:val="18"/>
              </w:rPr>
            </w:pPr>
            <w:r w:rsidRPr="004E4E6A">
              <w:rPr>
                <w:rFonts w:ascii="Arial" w:hAnsi="Arial" w:cs="Arial"/>
                <w:sz w:val="18"/>
                <w:szCs w:val="18"/>
              </w:rPr>
              <w:t>Stipe mass</w:t>
            </w:r>
          </w:p>
        </w:tc>
        <w:tc>
          <w:tcPr>
            <w:tcW w:w="454" w:type="pct"/>
            <w:tcBorders>
              <w:bottom w:val="single" w:sz="6" w:space="0" w:color="auto"/>
            </w:tcBorders>
          </w:tcPr>
          <w:p w14:paraId="66600740" w14:textId="77777777"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Borders>
              <w:bottom w:val="single" w:sz="6" w:space="0" w:color="auto"/>
            </w:tcBorders>
          </w:tcPr>
          <w:p w14:paraId="0D03095B" w14:textId="77777777" w:rsidR="00C969C7" w:rsidRPr="00304769" w:rsidRDefault="004E4E6A">
            <w:pPr>
              <w:pStyle w:val="Compact"/>
              <w:rPr>
                <w:rFonts w:ascii="Arial" w:hAnsi="Arial" w:cs="Arial"/>
                <w:sz w:val="18"/>
                <w:szCs w:val="18"/>
              </w:rPr>
            </w:pPr>
            <w:r w:rsidRPr="004E4E6A">
              <w:rPr>
                <w:rFonts w:ascii="Arial" w:hAnsi="Arial" w:cs="Arial"/>
                <w:sz w:val="18"/>
                <w:szCs w:val="18"/>
              </w:rPr>
              <w:t>Total mass of stipe (see stipe length)</w:t>
            </w:r>
          </w:p>
        </w:tc>
      </w:tr>
    </w:tbl>
    <w:p w14:paraId="0821AC95" w14:textId="77777777" w:rsidR="00A76FDB" w:rsidRDefault="00A76FDB">
      <w:pPr>
        <w:pStyle w:val="FigurewithCaption"/>
        <w:jc w:val="center"/>
      </w:pPr>
    </w:p>
    <w:p w14:paraId="0EE693F1" w14:textId="77777777" w:rsidR="001942FC" w:rsidRDefault="00905922">
      <w:pPr>
        <w:pStyle w:val="FigurewithCaption"/>
        <w:jc w:val="center"/>
      </w:pPr>
      <w:r>
        <w:rPr>
          <w:noProof/>
          <w:lang w:val="en-ZA" w:eastAsia="en-ZA"/>
        </w:rPr>
        <w:drawing>
          <wp:inline distT="0" distB="0" distL="0" distR="0" wp14:anchorId="327CB8E9" wp14:editId="75CE98F5">
            <wp:extent cx="3034800" cy="2426400"/>
            <wp:effectExtent l="0" t="0" r="635" b="0"/>
            <wp:docPr id="2" name="Picture" descr="Annotated diagram of a Ecklonia maxima sporoph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5-1.png"/>
                    <pic:cNvPicPr>
                      <a:picLocks noChangeAspect="1" noChangeArrowheads="1"/>
                    </pic:cNvPicPr>
                  </pic:nvPicPr>
                  <pic:blipFill>
                    <a:blip r:embed="rId12" cstate="print"/>
                    <a:stretch>
                      <a:fillRect/>
                    </a:stretch>
                  </pic:blipFill>
                  <pic:spPr bwMode="auto">
                    <a:xfrm>
                      <a:off x="0" y="0"/>
                      <a:ext cx="3034800" cy="2426400"/>
                    </a:xfrm>
                    <a:prstGeom prst="rect">
                      <a:avLst/>
                    </a:prstGeom>
                    <a:noFill/>
                    <a:ln w="9525">
                      <a:noFill/>
                      <a:headEnd/>
                      <a:tailEnd/>
                    </a:ln>
                  </pic:spPr>
                </pic:pic>
              </a:graphicData>
            </a:graphic>
          </wp:inline>
        </w:drawing>
      </w:r>
    </w:p>
    <w:p w14:paraId="3EC646CA" w14:textId="77777777"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2.</w:t>
      </w:r>
      <w:r w:rsidR="001942FC">
        <w:rPr>
          <w:rFonts w:ascii="Arial" w:hAnsi="Arial" w:cs="Arial"/>
          <w:b/>
          <w:i w:val="0"/>
          <w:sz w:val="20"/>
          <w:szCs w:val="20"/>
        </w:rPr>
        <w:t xml:space="preserve"> </w:t>
      </w:r>
      <w:r w:rsidR="00905922" w:rsidRPr="004F77EC">
        <w:rPr>
          <w:rFonts w:ascii="Arial" w:hAnsi="Arial" w:cs="Arial"/>
          <w:i w:val="0"/>
          <w:sz w:val="20"/>
          <w:szCs w:val="20"/>
        </w:rPr>
        <w:t>A</w:t>
      </w:r>
      <w:r w:rsidR="003F476C">
        <w:rPr>
          <w:rFonts w:ascii="Arial" w:hAnsi="Arial" w:cs="Arial"/>
          <w:i w:val="0"/>
          <w:sz w:val="20"/>
          <w:szCs w:val="20"/>
        </w:rPr>
        <w:t xml:space="preserve">n </w:t>
      </w:r>
      <w:del w:id="99" w:author="AJ Smit" w:date="2018-11-18T17:10:00Z">
        <w:r w:rsidR="003F476C" w:rsidDel="007A34C2">
          <w:rPr>
            <w:rFonts w:ascii="Arial" w:hAnsi="Arial" w:cs="Arial"/>
            <w:i w:val="0"/>
            <w:sz w:val="20"/>
            <w:szCs w:val="20"/>
          </w:rPr>
          <w:delText>an</w:delText>
        </w:r>
        <w:r w:rsidR="00905922" w:rsidRPr="004F77EC" w:rsidDel="007A34C2">
          <w:rPr>
            <w:rFonts w:ascii="Arial" w:hAnsi="Arial" w:cs="Arial"/>
            <w:i w:val="0"/>
            <w:sz w:val="20"/>
            <w:szCs w:val="20"/>
          </w:rPr>
          <w:delText>nnotated</w:delText>
        </w:r>
      </w:del>
      <w:ins w:id="100" w:author="AJ Smit" w:date="2018-11-18T17:10:00Z">
        <w:r w:rsidR="007A34C2">
          <w:rPr>
            <w:rFonts w:ascii="Arial" w:hAnsi="Arial" w:cs="Arial"/>
            <w:i w:val="0"/>
            <w:sz w:val="20"/>
            <w:szCs w:val="20"/>
          </w:rPr>
          <w:t>an</w:t>
        </w:r>
        <w:r w:rsidR="007A34C2" w:rsidRPr="004F77EC">
          <w:rPr>
            <w:rFonts w:ascii="Arial" w:hAnsi="Arial" w:cs="Arial"/>
            <w:i w:val="0"/>
            <w:sz w:val="20"/>
            <w:szCs w:val="20"/>
          </w:rPr>
          <w:t>notated</w:t>
        </w:r>
      </w:ins>
      <w:r w:rsidR="00905922" w:rsidRPr="004F77EC">
        <w:rPr>
          <w:rFonts w:ascii="Arial" w:hAnsi="Arial" w:cs="Arial"/>
          <w:i w:val="0"/>
          <w:sz w:val="20"/>
          <w:szCs w:val="20"/>
        </w:rPr>
        <w:t xml:space="preserve"> diagram of a</w:t>
      </w:r>
      <w:r w:rsidR="00A806F2">
        <w:rPr>
          <w:rFonts w:ascii="Arial" w:hAnsi="Arial" w:cs="Arial"/>
          <w:i w:val="0"/>
          <w:sz w:val="20"/>
          <w:szCs w:val="20"/>
        </w:rPr>
        <w:t>n</w:t>
      </w:r>
      <w:r w:rsidR="001942FC">
        <w:rPr>
          <w:rFonts w:ascii="Arial" w:hAnsi="Arial" w:cs="Arial"/>
          <w:i w:val="0"/>
          <w:sz w:val="20"/>
          <w:szCs w:val="20"/>
        </w:rPr>
        <w:t xml:space="preserve"> </w:t>
      </w:r>
      <w:proofErr w:type="spellStart"/>
      <w:r w:rsidR="00905922" w:rsidRPr="004F77EC">
        <w:rPr>
          <w:rFonts w:ascii="Arial" w:hAnsi="Arial" w:cs="Arial"/>
          <w:sz w:val="20"/>
          <w:szCs w:val="20"/>
        </w:rPr>
        <w:t>Ecklonia</w:t>
      </w:r>
      <w:proofErr w:type="spellEnd"/>
      <w:r w:rsidR="00905922" w:rsidRPr="004F77EC">
        <w:rPr>
          <w:rFonts w:ascii="Arial" w:hAnsi="Arial" w:cs="Arial"/>
          <w:sz w:val="20"/>
          <w:szCs w:val="20"/>
        </w:rPr>
        <w:t xml:space="preserve"> maxima</w:t>
      </w:r>
      <w:r w:rsidR="00905922" w:rsidRPr="004F77EC">
        <w:rPr>
          <w:rFonts w:ascii="Arial" w:hAnsi="Arial" w:cs="Arial"/>
          <w:i w:val="0"/>
          <w:sz w:val="20"/>
          <w:szCs w:val="20"/>
        </w:rPr>
        <w:t xml:space="preserve"> sporophyte</w:t>
      </w:r>
      <w:r w:rsidR="003F476C">
        <w:rPr>
          <w:rFonts w:ascii="Arial" w:hAnsi="Arial" w:cs="Arial"/>
          <w:i w:val="0"/>
          <w:sz w:val="20"/>
          <w:szCs w:val="20"/>
        </w:rPr>
        <w:t xml:space="preserve">. This consists of the holdfast, stipe, primary and secondary blades and the </w:t>
      </w:r>
      <w:proofErr w:type="spellStart"/>
      <w:r w:rsidR="003F476C">
        <w:rPr>
          <w:rFonts w:ascii="Arial" w:hAnsi="Arial" w:cs="Arial"/>
          <w:i w:val="0"/>
          <w:sz w:val="20"/>
          <w:szCs w:val="20"/>
        </w:rPr>
        <w:t>pneumatocyst</w:t>
      </w:r>
      <w:proofErr w:type="spellEnd"/>
      <w:r w:rsidR="003F476C">
        <w:rPr>
          <w:rFonts w:ascii="Arial" w:hAnsi="Arial" w:cs="Arial"/>
          <w:i w:val="0"/>
          <w:sz w:val="20"/>
          <w:szCs w:val="20"/>
        </w:rPr>
        <w:t>.</w:t>
      </w:r>
    </w:p>
    <w:p w14:paraId="57967CBD" w14:textId="77777777" w:rsidR="00C969C7" w:rsidRDefault="00905922" w:rsidP="007A34C2">
      <w:pPr>
        <w:pStyle w:val="Heading2"/>
        <w:pPrChange w:id="101" w:author="AJ Smit" w:date="2018-11-18T17:15:00Z">
          <w:pPr>
            <w:pStyle w:val="Heading4"/>
          </w:pPr>
        </w:pPrChange>
      </w:pPr>
      <w:bookmarkStart w:id="102" w:name="abiotic-parameters"/>
      <w:bookmarkStart w:id="103" w:name="wave-parameters"/>
      <w:bookmarkEnd w:id="102"/>
      <w:bookmarkEnd w:id="103"/>
      <w:r>
        <w:t>Wave Parameters</w:t>
      </w:r>
    </w:p>
    <w:p w14:paraId="433C31D5" w14:textId="77777777" w:rsidR="00C969C7" w:rsidRDefault="00905922" w:rsidP="0045568E">
      <w:pPr>
        <w:pStyle w:val="BodyText"/>
        <w:pPrChange w:id="104" w:author="AJ Smit" w:date="2018-11-18T17:24:00Z">
          <w:pPr>
            <w:pStyle w:val="FirstParagraph"/>
          </w:pPr>
        </w:pPrChange>
      </w:pPr>
      <w:r>
        <w:t xml:space="preserve">All wave data, taken at </w:t>
      </w:r>
      <w:del w:id="105" w:author="AJ Smit" w:date="2018-11-18T17:10:00Z">
        <w:r w:rsidDel="007A34C2">
          <w:delText>three hour</w:delText>
        </w:r>
      </w:del>
      <w:ins w:id="106" w:author="AJ Smit" w:date="2018-11-18T17:10:00Z">
        <w:r w:rsidR="007A34C2">
          <w:t>three-hour</w:t>
        </w:r>
      </w:ins>
      <w:r>
        <w:t xml:space="preserve"> resolutions, were obtained from the South African Weather Service (SAWS). The wind and wave parameters measured were; wave height (</w:t>
      </w:r>
      <w:proofErr w:type="spellStart"/>
      <w:r w:rsidRPr="0045568E">
        <w:rPr>
          <w:i/>
          <w:rPrChange w:id="107" w:author="AJ Smit" w:date="2018-11-18T17:27:00Z">
            <w:rPr/>
          </w:rPrChange>
        </w:rPr>
        <w:t>hs</w:t>
      </w:r>
      <w:proofErr w:type="spellEnd"/>
      <w:r>
        <w:t>, m), wave period (</w:t>
      </w:r>
      <w:proofErr w:type="spellStart"/>
      <w:r w:rsidRPr="0045568E">
        <w:rPr>
          <w:i/>
          <w:rPrChange w:id="108" w:author="AJ Smit" w:date="2018-11-18T17:27:00Z">
            <w:rPr/>
          </w:rPrChange>
        </w:rPr>
        <w:t>tp</w:t>
      </w:r>
      <w:proofErr w:type="spellEnd"/>
      <w:r>
        <w:t xml:space="preserve">, </w:t>
      </w:r>
      <w:r w:rsidRPr="005C7678">
        <w:t>s</w:t>
      </w:r>
      <w:r w:rsidRPr="005C7678">
        <w:rPr>
          <w:vertAlign w:val="superscript"/>
        </w:rPr>
        <w:t>-1</w:t>
      </w:r>
      <w:r w:rsidRPr="005C7678">
        <w:t>),</w:t>
      </w:r>
      <w:r>
        <w:t xml:space="preserve"> wave direction (</w:t>
      </w:r>
      <w:proofErr w:type="spellStart"/>
      <w:r w:rsidRPr="0045568E">
        <w:rPr>
          <w:i/>
          <w:rPrChange w:id="109" w:author="AJ Smit" w:date="2018-11-18T17:27:00Z">
            <w:rPr/>
          </w:rPrChange>
        </w:rPr>
        <w:t>dir</w:t>
      </w:r>
      <w:proofErr w:type="spellEnd"/>
      <w:r>
        <w:t xml:space="preserve">, </w:t>
      </w:r>
      <w:r w:rsidRPr="005C7678">
        <w:rPr>
          <w:vertAlign w:val="superscript"/>
        </w:rPr>
        <w:t>o</w:t>
      </w:r>
      <w:r>
        <w:t>), wind direction (</w:t>
      </w:r>
      <w:proofErr w:type="spellStart"/>
      <w:r w:rsidRPr="0045568E">
        <w:rPr>
          <w:i/>
          <w:rPrChange w:id="110" w:author="AJ Smit" w:date="2018-11-18T17:27:00Z">
            <w:rPr/>
          </w:rPrChange>
        </w:rPr>
        <w:t>dirw</w:t>
      </w:r>
      <w:proofErr w:type="spellEnd"/>
      <w:r w:rsidRPr="005C7678">
        <w:t xml:space="preserve">, </w:t>
      </w:r>
      <w:r w:rsidRPr="005C7678">
        <w:rPr>
          <w:vertAlign w:val="superscript"/>
        </w:rPr>
        <w:t>o</w:t>
      </w:r>
      <w:r w:rsidRPr="005C7678">
        <w:t>)</w:t>
      </w:r>
      <w:r>
        <w:t xml:space="preserve"> and wind speed (</w:t>
      </w:r>
      <w:proofErr w:type="spellStart"/>
      <w:r w:rsidRPr="0045568E">
        <w:rPr>
          <w:i/>
          <w:rPrChange w:id="111" w:author="AJ Smit" w:date="2018-11-18T17:27:00Z">
            <w:rPr/>
          </w:rPrChange>
        </w:rPr>
        <w:t>spw</w:t>
      </w:r>
      <w:proofErr w:type="spellEnd"/>
      <w:r>
        <w:t>, km</w:t>
      </w:r>
      <w:r w:rsidR="00304769">
        <w:t>.</w:t>
      </w:r>
      <w:r>
        <w:t>h</w:t>
      </w:r>
      <w:r w:rsidR="004E4E6A" w:rsidRPr="004E4E6A">
        <w:rPr>
          <w:vertAlign w:val="superscript"/>
        </w:rPr>
        <w:t>-1</w:t>
      </w:r>
      <w:r>
        <w:t>). Short-crested waves, generated by wind into the coastal environment (</w:t>
      </w:r>
      <w:proofErr w:type="spellStart"/>
      <w:r>
        <w:t>Booij</w:t>
      </w:r>
      <w:proofErr w:type="spellEnd"/>
      <w:r w:rsidR="005C7678">
        <w:t xml:space="preserve"> </w:t>
      </w:r>
      <w:r>
        <w:t>et</w:t>
      </w:r>
      <w:r w:rsidR="005C7678">
        <w:t xml:space="preserve"> </w:t>
      </w:r>
      <w:r>
        <w:t>al</w:t>
      </w:r>
      <w:r w:rsidR="005C7678">
        <w:t xml:space="preserve">., </w:t>
      </w:r>
      <w:r>
        <w:t xml:space="preserve">1997) were </w:t>
      </w:r>
      <w:r w:rsidR="005C7678">
        <w:t>modeled</w:t>
      </w:r>
      <w:r>
        <w:t xml:space="preserve"> from the data using the Simulating Waves in the Nearshore (SWAN) model (</w:t>
      </w:r>
      <w:proofErr w:type="spellStart"/>
      <w:r>
        <w:t>Booij</w:t>
      </w:r>
      <w:proofErr w:type="spellEnd"/>
      <w:r w:rsidR="005C7678">
        <w:t xml:space="preserve"> </w:t>
      </w:r>
      <w:r>
        <w:t>et</w:t>
      </w:r>
      <w:r w:rsidR="005C7678">
        <w:t xml:space="preserve"> </w:t>
      </w:r>
      <w:r>
        <w:t>al</w:t>
      </w:r>
      <w:r w:rsidR="005C7678">
        <w:t xml:space="preserve">., </w:t>
      </w:r>
      <w:r>
        <w:t>1997). SWAN enables the removal of wave parameters from particular gridded locations in the nearshore. For this study, a 200m alongshore resolution was used, at both the 7 and 15m isobaths.</w:t>
      </w:r>
    </w:p>
    <w:p w14:paraId="775083AE" w14:textId="77777777" w:rsidR="00C969C7" w:rsidRDefault="00905922" w:rsidP="007A34C2">
      <w:pPr>
        <w:pStyle w:val="Heading2"/>
        <w:pPrChange w:id="112" w:author="AJ Smit" w:date="2018-11-18T17:14:00Z">
          <w:pPr>
            <w:pStyle w:val="Heading3"/>
          </w:pPr>
        </w:pPrChange>
      </w:pPr>
      <w:bookmarkStart w:id="113" w:name="statistical-methods"/>
      <w:bookmarkEnd w:id="113"/>
      <w:r>
        <w:t>Statistical Methods</w:t>
      </w:r>
    </w:p>
    <w:p w14:paraId="66D8991A" w14:textId="77777777" w:rsidR="00C969C7" w:rsidRDefault="00905922" w:rsidP="0045568E">
      <w:pPr>
        <w:pStyle w:val="BodyText"/>
        <w:pPrChange w:id="114" w:author="AJ Smit" w:date="2018-11-18T17:24:00Z">
          <w:pPr>
            <w:pStyle w:val="FirstParagraph"/>
          </w:pPr>
        </w:pPrChange>
      </w:pPr>
      <w:r>
        <w:t xml:space="preserve">The </w:t>
      </w:r>
      <w:r w:rsidR="004E4E6A" w:rsidRPr="005C7678">
        <w:t>Shapiro</w:t>
      </w:r>
      <w:del w:id="115" w:author="AJ Smit" w:date="2018-11-18T17:27:00Z">
        <w:r w:rsidR="004E4E6A" w:rsidRPr="005C7678" w:rsidDel="0045568E">
          <w:delText>_</w:delText>
        </w:r>
      </w:del>
      <w:ins w:id="116" w:author="AJ Smit" w:date="2018-11-18T17:27:00Z">
        <w:r w:rsidR="0045568E">
          <w:t>-</w:t>
        </w:r>
      </w:ins>
      <w:r w:rsidR="004E4E6A" w:rsidRPr="005C7678">
        <w:t>Wilk</w:t>
      </w:r>
      <w:r>
        <w:t xml:space="preserve"> test for normality was performed. The morphometric data were then </w:t>
      </w:r>
      <w:proofErr w:type="spellStart"/>
      <w:r>
        <w:t>standardised</w:t>
      </w:r>
      <w:proofErr w:type="spellEnd"/>
      <w:r>
        <w:t xml:space="preserve"> to a mean of 0 and a standard deviation of 1 in order to easily compare variables measured on different scales.</w:t>
      </w:r>
    </w:p>
    <w:p w14:paraId="1E76740E" w14:textId="77777777" w:rsidR="00C969C7" w:rsidDel="0045568E" w:rsidRDefault="00905922">
      <w:pPr>
        <w:pStyle w:val="BodyText"/>
        <w:rPr>
          <w:del w:id="117" w:author="AJ Smit" w:date="2018-11-18T17:27:00Z"/>
        </w:rPr>
      </w:pPr>
      <w:r>
        <w:lastRenderedPageBreak/>
        <w:t xml:space="preserve">A descriptive summary of the temperature and wave data was also conducted, including statistics such as minimum, maximum, mean, and standard deviation. This was used to determine the monthly and annual </w:t>
      </w:r>
      <w:proofErr w:type="spellStart"/>
      <w:r>
        <w:t>climatologies</w:t>
      </w:r>
      <w:proofErr w:type="spellEnd"/>
      <w:r>
        <w:t xml:space="preserve"> of the sites sampled. These </w:t>
      </w:r>
      <w:proofErr w:type="spellStart"/>
      <w:r>
        <w:t>climatologies</w:t>
      </w:r>
      <w:proofErr w:type="spellEnd"/>
      <w:r>
        <w:t xml:space="preserve"> were used in the redundancy analysis (RDA) to identify the parameters of temperature and wave exposure which are the most influential in kelp morphology. RDAs help to </w:t>
      </w:r>
      <w:proofErr w:type="spellStart"/>
      <w:r>
        <w:t>summarise</w:t>
      </w:r>
      <w:proofErr w:type="spellEnd"/>
      <w:r>
        <w:t xml:space="preserve"> the variation in response variables (morphometric measurements), that is explained by explanatory variables (temperature and wave exposure parameters). This is achieved by performing multiple linear regressions between the response and explanatory variables.</w:t>
      </w:r>
      <w:ins w:id="118" w:author="AJ Smit" w:date="2018-11-18T17:27:00Z">
        <w:r w:rsidR="0045568E">
          <w:t xml:space="preserve"> </w:t>
        </w:r>
      </w:ins>
    </w:p>
    <w:p w14:paraId="414F0F5C" w14:textId="77777777" w:rsidR="00A76FDB" w:rsidRDefault="00905922" w:rsidP="006A5040">
      <w:pPr>
        <w:pStyle w:val="BodyText"/>
        <w:rPr>
          <w:rFonts w:eastAsiaTheme="majorEastAsia" w:cstheme="majorBidi"/>
          <w:b/>
          <w:bCs/>
          <w:color w:val="000000" w:themeColor="text1"/>
          <w:szCs w:val="32"/>
        </w:rPr>
      </w:pPr>
      <w:r>
        <w:t>All statistical analyses were conducted using R 3.5.1 (R Core Team 2018).</w:t>
      </w:r>
      <w:bookmarkStart w:id="119" w:name="results"/>
      <w:bookmarkEnd w:id="119"/>
    </w:p>
    <w:p w14:paraId="110D00D6" w14:textId="77777777" w:rsidR="00C969C7" w:rsidDel="007A34C2" w:rsidRDefault="00905922" w:rsidP="007A34C2">
      <w:pPr>
        <w:pStyle w:val="Heading1"/>
        <w:rPr>
          <w:del w:id="120" w:author="AJ Smit" w:date="2018-11-18T17:09:00Z"/>
        </w:rPr>
        <w:pPrChange w:id="121" w:author="AJ Smit" w:date="2018-11-18T17:15:00Z">
          <w:pPr>
            <w:pStyle w:val="Heading2"/>
          </w:pPr>
        </w:pPrChange>
      </w:pPr>
      <w:r>
        <w:t>Results</w:t>
      </w:r>
    </w:p>
    <w:p w14:paraId="3AE5BF00" w14:textId="77777777" w:rsidR="005C7678" w:rsidRPr="005C7678" w:rsidRDefault="005C7678" w:rsidP="007A34C2">
      <w:pPr>
        <w:pStyle w:val="Heading1"/>
        <w:pPrChange w:id="122" w:author="AJ Smit" w:date="2018-11-18T17:15:00Z">
          <w:pPr>
            <w:pStyle w:val="BodyText"/>
          </w:pPr>
        </w:pPrChange>
      </w:pPr>
    </w:p>
    <w:p w14:paraId="1ADD31C1" w14:textId="77777777" w:rsidR="00C969C7" w:rsidRDefault="00905922" w:rsidP="0045568E">
      <w:pPr>
        <w:pStyle w:val="BodyText"/>
        <w:pPrChange w:id="123" w:author="AJ Smit" w:date="2018-11-18T17:24:00Z">
          <w:pPr>
            <w:pStyle w:val="FirstParagraph"/>
          </w:pPr>
        </w:pPrChange>
      </w:pPr>
      <w:r>
        <w:t xml:space="preserve">Frond length showed no specific pattern in geographic location among the sites (Figure </w:t>
      </w:r>
      <w:r w:rsidR="00DF6764">
        <w:t>3</w:t>
      </w:r>
      <w:r>
        <w:t xml:space="preserve">). Both west coast and False Bay sites had variable frond lengths. </w:t>
      </w:r>
      <w:proofErr w:type="spellStart"/>
      <w:r>
        <w:t>Kalk</w:t>
      </w:r>
      <w:proofErr w:type="spellEnd"/>
      <w:r>
        <w:t xml:space="preserve"> Bay and </w:t>
      </w:r>
      <w:proofErr w:type="spellStart"/>
      <w:r>
        <w:t>Soetwater</w:t>
      </w:r>
      <w:proofErr w:type="spellEnd"/>
      <w:r>
        <w:t xml:space="preserve"> both had significantly shorter frond lengths than the other sites displayed. </w:t>
      </w:r>
      <w:proofErr w:type="spellStart"/>
      <w:r>
        <w:t>Olifantsbos</w:t>
      </w:r>
      <w:proofErr w:type="spellEnd"/>
      <w:r>
        <w:t>, St</w:t>
      </w:r>
      <w:r w:rsidR="005C7678">
        <w:t>.</w:t>
      </w:r>
      <w:r>
        <w:t xml:space="preserve"> James North, </w:t>
      </w:r>
      <w:proofErr w:type="spellStart"/>
      <w:r>
        <w:t>Yzerfontein</w:t>
      </w:r>
      <w:proofErr w:type="spellEnd"/>
      <w:r>
        <w:t xml:space="preserve"> and </w:t>
      </w:r>
      <w:proofErr w:type="spellStart"/>
      <w:r>
        <w:t>Oudekraal</w:t>
      </w:r>
      <w:proofErr w:type="spellEnd"/>
      <w:r>
        <w:t xml:space="preserve"> showed the largest variability in frond lengths when comparing the descriptive statistical boxplots. Frond mass however, displayed large variability at </w:t>
      </w:r>
      <w:proofErr w:type="spellStart"/>
      <w:r>
        <w:t>Oudekraal</w:t>
      </w:r>
      <w:proofErr w:type="spellEnd"/>
      <w:r>
        <w:t xml:space="preserve">, </w:t>
      </w:r>
      <w:r w:rsidR="004E4E6A" w:rsidRPr="006A5040">
        <w:t>St</w:t>
      </w:r>
      <w:r w:rsidR="005C7678" w:rsidRPr="006A5040">
        <w:t>.</w:t>
      </w:r>
      <w:r w:rsidR="004E4E6A" w:rsidRPr="006A5040">
        <w:t xml:space="preserve"> James</w:t>
      </w:r>
      <w:r w:rsidR="005C7678">
        <w:t xml:space="preserve"> </w:t>
      </w:r>
      <w:r>
        <w:t xml:space="preserve">and </w:t>
      </w:r>
      <w:proofErr w:type="spellStart"/>
      <w:r>
        <w:t>Yzerfontein</w:t>
      </w:r>
      <w:proofErr w:type="spellEnd"/>
      <w:r>
        <w:t xml:space="preserve"> and Kommetjie, with the former three sites having lager masses than that of Kommetjie. All other sites had relatively low variability and lighter frond mass. Sites located fairly close together such as Miller’s Point (including Miller’s</w:t>
      </w:r>
      <w:r w:rsidR="007A7429">
        <w:t xml:space="preserve"> Point</w:t>
      </w:r>
      <w:del w:id="124" w:author="AJ Smit" w:date="2018-11-18T17:28:00Z">
        <w:r w:rsidR="005C7678" w:rsidDel="0045568E">
          <w:delText>_</w:delText>
        </w:r>
      </w:del>
      <w:ins w:id="125" w:author="AJ Smit" w:date="2018-11-18T17:28:00Z">
        <w:r w:rsidR="0045568E">
          <w:t xml:space="preserve"> </w:t>
        </w:r>
      </w:ins>
      <w:r>
        <w:t xml:space="preserve">A, </w:t>
      </w:r>
      <w:r w:rsidR="005C7678">
        <w:t>Miller’s Point</w:t>
      </w:r>
      <w:del w:id="126" w:author="AJ Smit" w:date="2018-11-18T17:28:00Z">
        <w:r w:rsidR="005C7678" w:rsidDel="0045568E">
          <w:delText>_</w:delText>
        </w:r>
      </w:del>
      <w:ins w:id="127" w:author="AJ Smit" w:date="2018-11-18T17:28:00Z">
        <w:r w:rsidR="0045568E">
          <w:t xml:space="preserve"> </w:t>
        </w:r>
      </w:ins>
      <w:r>
        <w:t xml:space="preserve">B and </w:t>
      </w:r>
      <w:r w:rsidR="005C7678">
        <w:t>Miller’s Point</w:t>
      </w:r>
      <w:del w:id="128" w:author="AJ Smit" w:date="2018-11-18T17:28:00Z">
        <w:r w:rsidR="005C7678" w:rsidDel="0045568E">
          <w:delText>_</w:delText>
        </w:r>
      </w:del>
      <w:ins w:id="129" w:author="AJ Smit" w:date="2018-11-18T17:28:00Z">
        <w:r w:rsidR="0045568E">
          <w:t xml:space="preserve"> </w:t>
        </w:r>
      </w:ins>
      <w:r>
        <w:t>C), St. James</w:t>
      </w:r>
      <w:r w:rsidR="005C7678">
        <w:t xml:space="preserve"> N</w:t>
      </w:r>
      <w:r>
        <w:t xml:space="preserve">orth and </w:t>
      </w:r>
      <w:r w:rsidR="004E4E6A" w:rsidRPr="005C7678">
        <w:t>St. James</w:t>
      </w:r>
      <w:r w:rsidR="005C7678">
        <w:t xml:space="preserve"> </w:t>
      </w:r>
      <w:r>
        <w:t xml:space="preserve">South, and Black Rocks and </w:t>
      </w:r>
      <w:proofErr w:type="spellStart"/>
      <w:r>
        <w:t>Buffels</w:t>
      </w:r>
      <w:proofErr w:type="spellEnd"/>
      <w:r>
        <w:t xml:space="preserve">, showed no significant difference in frond mass compared to each other. Stipe length displayed the most variability among sites, irrespective of the proximity of their locations. False Bay sites generally have longer stipes than sites along the west coast. Stipe mass is fairly similar across all sites. Stipe circumference is rather similar for all sites except </w:t>
      </w:r>
      <w:proofErr w:type="spellStart"/>
      <w:r>
        <w:t>Bakoven</w:t>
      </w:r>
      <w:proofErr w:type="spellEnd"/>
      <w:r>
        <w:t xml:space="preserve"> on the west coast and </w:t>
      </w:r>
      <w:proofErr w:type="spellStart"/>
      <w:r>
        <w:t>Kalk</w:t>
      </w:r>
      <w:proofErr w:type="spellEnd"/>
      <w:r>
        <w:t xml:space="preserve"> Bay in False </w:t>
      </w:r>
      <w:r w:rsidR="004E4E6A" w:rsidRPr="005C7678">
        <w:t>Bay.</w:t>
      </w:r>
      <w:r w:rsidR="005C7678" w:rsidRPr="005C7678">
        <w:t xml:space="preserve"> </w:t>
      </w:r>
      <w:r w:rsidR="004E4E6A" w:rsidRPr="005C7678">
        <w:t>The</w:t>
      </w:r>
      <w:r>
        <w:t xml:space="preserve"> primary blades of </w:t>
      </w:r>
      <w:r w:rsidR="004E4E6A" w:rsidRPr="005C7678">
        <w:rPr>
          <w:i/>
        </w:rPr>
        <w:t>E. maxima</w:t>
      </w:r>
      <w:r>
        <w:t xml:space="preserve"> have high variability in their lengths, with longer primary blades found along the west coast, especially at </w:t>
      </w:r>
      <w:proofErr w:type="spellStart"/>
      <w:r w:rsidR="005C7678">
        <w:t>O</w:t>
      </w:r>
      <w:r>
        <w:t>lifantsbos</w:t>
      </w:r>
      <w:proofErr w:type="spellEnd"/>
      <w:r>
        <w:t xml:space="preserve">, </w:t>
      </w:r>
      <w:proofErr w:type="spellStart"/>
      <w:r>
        <w:t>Oudekraal</w:t>
      </w:r>
      <w:proofErr w:type="spellEnd"/>
      <w:r>
        <w:t xml:space="preserve"> and </w:t>
      </w:r>
      <w:proofErr w:type="spellStart"/>
      <w:r>
        <w:t>Slangkop</w:t>
      </w:r>
      <w:proofErr w:type="spellEnd"/>
      <w:r>
        <w:t>.</w:t>
      </w:r>
    </w:p>
    <w:p w14:paraId="32CA68EB" w14:textId="77777777" w:rsidR="00304769" w:rsidRDefault="00304769" w:rsidP="00304769">
      <w:pPr>
        <w:pStyle w:val="BodyText"/>
      </w:pPr>
      <w:r>
        <w:t>Both deep and shallow adult kelp show morphological variation between St</w:t>
      </w:r>
      <w:r w:rsidR="005C7678">
        <w:t>.</w:t>
      </w:r>
      <w:r>
        <w:t xml:space="preserve"> James North and St</w:t>
      </w:r>
      <w:r w:rsidR="005C7678">
        <w:t>.</w:t>
      </w:r>
      <w:r>
        <w:t xml:space="preserve"> James South for all variables, however the differences are not significant. However, all morphological variables of shallow kelp collected at </w:t>
      </w:r>
      <w:proofErr w:type="spellStart"/>
      <w:r>
        <w:t>Kalk</w:t>
      </w:r>
      <w:proofErr w:type="spellEnd"/>
      <w:r>
        <w:t xml:space="preserve"> Bay is significantly larger than that of adult kelp collected at 1m (Figure </w:t>
      </w:r>
      <w:r w:rsidR="00DF6764">
        <w:t>4</w:t>
      </w:r>
      <w:r>
        <w:t>). Juvenile kelp at all sites is significantly different in primary width, stipe circumference, stipe length, stipe mass and total length.</w:t>
      </w:r>
    </w:p>
    <w:p w14:paraId="1A27D4DE" w14:textId="77777777" w:rsidR="00304769" w:rsidRDefault="00304769" w:rsidP="00304769">
      <w:pPr>
        <w:pStyle w:val="BodyText"/>
      </w:pPr>
      <w:r>
        <w:t xml:space="preserve">The general pattern observed from </w:t>
      </w:r>
      <w:r w:rsidR="005C7678" w:rsidRPr="005C7678">
        <w:t>F</w:t>
      </w:r>
      <w:r w:rsidR="004E4E6A" w:rsidRPr="005C7678">
        <w:t xml:space="preserve">igure </w:t>
      </w:r>
      <w:r w:rsidR="00DF6764">
        <w:t>5</w:t>
      </w:r>
      <w:r w:rsidRPr="005C7678">
        <w:t>,</w:t>
      </w:r>
      <w:r>
        <w:t xml:space="preserve"> shows that kelp collected at 7m deep is larger for all variables than those collected at 1m deep. Kommetjie and </w:t>
      </w:r>
      <w:proofErr w:type="spellStart"/>
      <w:r>
        <w:t>Soetwater</w:t>
      </w:r>
      <w:proofErr w:type="spellEnd"/>
      <w:r>
        <w:t xml:space="preserve"> display significantly different values between depths for all variables. </w:t>
      </w:r>
      <w:proofErr w:type="spellStart"/>
      <w:r w:rsidR="004E4E6A" w:rsidRPr="005C7678">
        <w:t>Buffels</w:t>
      </w:r>
      <w:proofErr w:type="spellEnd"/>
      <w:r w:rsidR="004E4E6A" w:rsidRPr="005C7678">
        <w:t xml:space="preserve"> </w:t>
      </w:r>
      <w:r w:rsidR="005C7678">
        <w:t>B</w:t>
      </w:r>
      <w:r w:rsidR="004E4E6A" w:rsidRPr="005C7678">
        <w:t>ay</w:t>
      </w:r>
      <w:r>
        <w:t xml:space="preserve"> specimens are only significant in stipe length, stipe mass, frond mass and number of tufts. </w:t>
      </w:r>
      <w:proofErr w:type="spellStart"/>
      <w:r>
        <w:t>Oudekraal</w:t>
      </w:r>
      <w:proofErr w:type="spellEnd"/>
      <w:r>
        <w:t xml:space="preserve"> differs significantly only in stipe length and stipe mass.</w:t>
      </w:r>
    </w:p>
    <w:p w14:paraId="051E05CB" w14:textId="77777777" w:rsidR="00304769" w:rsidRDefault="00304769" w:rsidP="00304769">
      <w:pPr>
        <w:pStyle w:val="BodyText"/>
      </w:pPr>
      <w:r>
        <w:t xml:space="preserve">Adult </w:t>
      </w:r>
      <w:proofErr w:type="gramStart"/>
      <w:r w:rsidR="004E4E6A" w:rsidRPr="005C7678">
        <w:rPr>
          <w:i/>
        </w:rPr>
        <w:t>E,</w:t>
      </w:r>
      <w:ins w:id="130" w:author="AJ Smit" w:date="2018-11-18T17:42:00Z">
        <w:r w:rsidR="00D5338F">
          <w:rPr>
            <w:i/>
          </w:rPr>
          <w:t xml:space="preserve">  </w:t>
        </w:r>
      </w:ins>
      <w:r w:rsidR="004E4E6A" w:rsidRPr="005C7678">
        <w:rPr>
          <w:i/>
        </w:rPr>
        <w:t>maxima</w:t>
      </w:r>
      <w:proofErr w:type="gramEnd"/>
      <w:r w:rsidRPr="005C7678">
        <w:rPr>
          <w:i/>
        </w:rPr>
        <w:t xml:space="preserve"> </w:t>
      </w:r>
      <w:r>
        <w:t xml:space="preserve">growing at depths of 7m at Miller’s Point, differs only from 1m adults in frond length, stipe length, stipe mass, total length and number of tufts, with all these variables being larger than that of kelp collected at 1m. Sites A, B and C show no significant differences in any of the morphological variables (Figure </w:t>
      </w:r>
      <w:r w:rsidR="00DF6764">
        <w:t>6</w:t>
      </w:r>
      <w:r>
        <w:t>).</w:t>
      </w:r>
    </w:p>
    <w:p w14:paraId="6BD0F89D" w14:textId="77777777" w:rsidR="00304769" w:rsidRDefault="00304769" w:rsidP="00304769">
      <w:pPr>
        <w:pStyle w:val="BodyText"/>
      </w:pPr>
      <w:r>
        <w:t xml:space="preserve">Kelp found at 7m depth have a larger variability, but are not really significantly different from adult kelp in shallower water, except for stipe length, stipe mass, total length and number of tufts. Adult kelp collected in 1m deep water are more similar in morphology to juvenile kelp collected at the shoreline (Figure </w:t>
      </w:r>
      <w:r w:rsidR="00DF6764">
        <w:t>7</w:t>
      </w:r>
      <w:r>
        <w:t>).</w:t>
      </w:r>
    </w:p>
    <w:p w14:paraId="4ADE7DE5" w14:textId="77777777" w:rsidR="001942FC" w:rsidRDefault="001942FC">
      <w:pPr>
        <w:pStyle w:val="BodyText"/>
      </w:pPr>
    </w:p>
    <w:p w14:paraId="54909288" w14:textId="77777777" w:rsidR="001942FC" w:rsidRDefault="00905922">
      <w:pPr>
        <w:pStyle w:val="FigurewithCaption"/>
        <w:jc w:val="center"/>
      </w:pPr>
      <w:r>
        <w:rPr>
          <w:noProof/>
          <w:lang w:val="en-ZA" w:eastAsia="en-ZA"/>
        </w:rPr>
        <w:lastRenderedPageBreak/>
        <w:drawing>
          <wp:inline distT="0" distB="0" distL="0" distR="0" wp14:anchorId="11CEF8CD" wp14:editId="4C2B8572">
            <wp:extent cx="4244400" cy="3394800"/>
            <wp:effectExtent l="0" t="0" r="0" b="0"/>
            <wp:docPr id="3" name="Picture" descr="Figure 1: Morphological variables of E.maxima collected at 1m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3"/>
                    <a:stretch>
                      <a:fillRect/>
                    </a:stretch>
                  </pic:blipFill>
                  <pic:spPr bwMode="auto">
                    <a:xfrm>
                      <a:off x="0" y="0"/>
                      <a:ext cx="4244400" cy="3394800"/>
                    </a:xfrm>
                    <a:prstGeom prst="rect">
                      <a:avLst/>
                    </a:prstGeom>
                    <a:noFill/>
                    <a:ln w="9525">
                      <a:noFill/>
                      <a:headEnd/>
                      <a:tailEnd/>
                    </a:ln>
                  </pic:spPr>
                </pic:pic>
              </a:graphicData>
            </a:graphic>
          </wp:inline>
        </w:drawing>
      </w:r>
    </w:p>
    <w:p w14:paraId="49524B2A" w14:textId="77777777"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3:</w:t>
      </w:r>
      <w:r w:rsidR="00905922" w:rsidRPr="004F77EC">
        <w:rPr>
          <w:rFonts w:ascii="Arial" w:hAnsi="Arial" w:cs="Arial"/>
          <w:i w:val="0"/>
          <w:sz w:val="20"/>
          <w:szCs w:val="20"/>
        </w:rPr>
        <w:t xml:space="preserve"> </w:t>
      </w:r>
      <w:r w:rsidR="00DF6764">
        <w:rPr>
          <w:rFonts w:ascii="Arial" w:hAnsi="Arial" w:cs="Arial"/>
          <w:i w:val="0"/>
          <w:sz w:val="20"/>
          <w:szCs w:val="20"/>
        </w:rPr>
        <w:t xml:space="preserve">Box-and-whisker plots </w:t>
      </w:r>
      <w:r w:rsidR="00DF6764" w:rsidRPr="00DF6764">
        <w:rPr>
          <w:rFonts w:ascii="Arial" w:hAnsi="Arial" w:cs="Arial"/>
          <w:i w:val="0"/>
          <w:sz w:val="20"/>
          <w:szCs w:val="20"/>
        </w:rPr>
        <w:t xml:space="preserve">displaying the distribution of </w:t>
      </w:r>
      <w:r w:rsidR="00DF6764">
        <w:rPr>
          <w:rFonts w:ascii="Arial" w:hAnsi="Arial" w:cs="Arial"/>
          <w:i w:val="0"/>
          <w:sz w:val="20"/>
          <w:szCs w:val="20"/>
        </w:rPr>
        <w:t xml:space="preserve">morphological measurements of </w:t>
      </w:r>
      <w:r w:rsidR="00DF6764" w:rsidRPr="003F476C">
        <w:rPr>
          <w:rFonts w:ascii="Arial" w:hAnsi="Arial" w:cs="Arial"/>
          <w:sz w:val="20"/>
          <w:szCs w:val="20"/>
        </w:rPr>
        <w:t xml:space="preserve">E. maxima </w:t>
      </w:r>
      <w:r w:rsidR="00DF6764" w:rsidRPr="004F77EC">
        <w:rPr>
          <w:rFonts w:ascii="Arial" w:hAnsi="Arial" w:cs="Arial"/>
          <w:i w:val="0"/>
          <w:sz w:val="20"/>
          <w:szCs w:val="20"/>
        </w:rPr>
        <w:t>collected at 1m depth</w:t>
      </w:r>
      <w:r w:rsidR="00DF6764">
        <w:rPr>
          <w:rFonts w:ascii="Arial" w:hAnsi="Arial" w:cs="Arial"/>
          <w:i w:val="0"/>
          <w:sz w:val="20"/>
          <w:szCs w:val="20"/>
        </w:rPr>
        <w:t>,</w:t>
      </w:r>
      <w:r w:rsidR="00DF6764" w:rsidRPr="00DF6764">
        <w:rPr>
          <w:rFonts w:ascii="Arial" w:hAnsi="Arial" w:cs="Arial"/>
          <w:i w:val="0"/>
          <w:sz w:val="20"/>
          <w:szCs w:val="20"/>
        </w:rPr>
        <w:t xml:space="preserve"> based on the five number summary: minimum, first quartile, median, third quartile, and </w:t>
      </w:r>
      <w:proofErr w:type="gramStart"/>
      <w:r w:rsidR="00DF6764" w:rsidRPr="00DF6764">
        <w:rPr>
          <w:rFonts w:ascii="Arial" w:hAnsi="Arial" w:cs="Arial"/>
          <w:i w:val="0"/>
          <w:sz w:val="20"/>
          <w:szCs w:val="20"/>
        </w:rPr>
        <w:t>maximum.</w:t>
      </w:r>
      <w:r w:rsidR="00905922" w:rsidRPr="004F77EC">
        <w:rPr>
          <w:rFonts w:ascii="Arial" w:hAnsi="Arial" w:cs="Arial"/>
          <w:i w:val="0"/>
          <w:sz w:val="20"/>
          <w:szCs w:val="20"/>
        </w:rPr>
        <w:t>.</w:t>
      </w:r>
      <w:proofErr w:type="gramEnd"/>
      <w:r w:rsidR="005C7678">
        <w:rPr>
          <w:rFonts w:ascii="Arial" w:hAnsi="Arial" w:cs="Arial"/>
          <w:i w:val="0"/>
          <w:sz w:val="20"/>
          <w:szCs w:val="20"/>
        </w:rPr>
        <w:t xml:space="preserve"> </w:t>
      </w:r>
    </w:p>
    <w:p w14:paraId="751A6957" w14:textId="77777777" w:rsidR="001942FC" w:rsidRDefault="00905922">
      <w:pPr>
        <w:pStyle w:val="FigurewithCaption"/>
        <w:jc w:val="center"/>
      </w:pPr>
      <w:r>
        <w:rPr>
          <w:noProof/>
          <w:lang w:val="en-ZA" w:eastAsia="en-ZA"/>
        </w:rPr>
        <w:drawing>
          <wp:inline distT="0" distB="0" distL="0" distR="0" wp14:anchorId="3CAB505D" wp14:editId="1336D37C">
            <wp:extent cx="4244400" cy="3394800"/>
            <wp:effectExtent l="0" t="0" r="0" b="0"/>
            <wp:docPr id="4" name="Picture" descr="Figure 2: A comparison of the morphology of E. maxima collected from three sites, at three different depths. (deep/adult collected at 1m depth, shallow/adult and shallow/juvenile collected at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7-1.png"/>
                    <pic:cNvPicPr>
                      <a:picLocks noChangeAspect="1" noChangeArrowheads="1"/>
                    </pic:cNvPicPr>
                  </pic:nvPicPr>
                  <pic:blipFill>
                    <a:blip r:embed="rId14"/>
                    <a:stretch>
                      <a:fillRect/>
                    </a:stretch>
                  </pic:blipFill>
                  <pic:spPr bwMode="auto">
                    <a:xfrm>
                      <a:off x="0" y="0"/>
                      <a:ext cx="4244400" cy="3394800"/>
                    </a:xfrm>
                    <a:prstGeom prst="rect">
                      <a:avLst/>
                    </a:prstGeom>
                    <a:noFill/>
                    <a:ln w="9525">
                      <a:noFill/>
                      <a:headEnd/>
                      <a:tailEnd/>
                    </a:ln>
                  </pic:spPr>
                </pic:pic>
              </a:graphicData>
            </a:graphic>
          </wp:inline>
        </w:drawing>
      </w:r>
    </w:p>
    <w:p w14:paraId="11481BB4" w14:textId="77777777"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4:</w:t>
      </w:r>
      <w:r w:rsidR="00905922" w:rsidRPr="004F77EC">
        <w:rPr>
          <w:rFonts w:ascii="Arial" w:hAnsi="Arial" w:cs="Arial"/>
          <w:i w:val="0"/>
          <w:sz w:val="20"/>
          <w:szCs w:val="20"/>
        </w:rPr>
        <w:t xml:space="preserve"> A comparison of the morphology of </w:t>
      </w:r>
      <w:r w:rsidR="00905922" w:rsidRPr="004F644D">
        <w:rPr>
          <w:rFonts w:ascii="Arial" w:hAnsi="Arial" w:cs="Arial"/>
          <w:sz w:val="20"/>
          <w:szCs w:val="20"/>
        </w:rPr>
        <w:t>E. maxima</w:t>
      </w:r>
      <w:r w:rsidR="00905922" w:rsidRPr="004F77EC">
        <w:rPr>
          <w:rFonts w:ascii="Arial" w:hAnsi="Arial" w:cs="Arial"/>
          <w:i w:val="0"/>
          <w:sz w:val="20"/>
          <w:szCs w:val="20"/>
        </w:rPr>
        <w:t xml:space="preserve"> collected from three sites, at three different depths. (deep/adult collected at 1m depth, shallow/adult and shallow/juvenile collected at the shoreline).</w:t>
      </w:r>
    </w:p>
    <w:p w14:paraId="165B8DDA" w14:textId="77777777" w:rsidR="001942FC" w:rsidRDefault="00905922">
      <w:pPr>
        <w:pStyle w:val="FigurewithCaption"/>
        <w:jc w:val="center"/>
      </w:pPr>
      <w:r>
        <w:rPr>
          <w:noProof/>
          <w:lang w:val="en-ZA" w:eastAsia="en-ZA"/>
        </w:rPr>
        <w:lastRenderedPageBreak/>
        <w:drawing>
          <wp:inline distT="0" distB="0" distL="0" distR="0" wp14:anchorId="395BEB67" wp14:editId="1662A078">
            <wp:extent cx="4244400" cy="3394800"/>
            <wp:effectExtent l="0" t="0" r="0" b="0"/>
            <wp:docPr id="5" name="Picture" descr="Figure 3: Morphometric measurements of E. Maxima collected at different depths. (deep/adult collected at 1m ,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8-1.png"/>
                    <pic:cNvPicPr>
                      <a:picLocks noChangeAspect="1" noChangeArrowheads="1"/>
                    </pic:cNvPicPr>
                  </pic:nvPicPr>
                  <pic:blipFill>
                    <a:blip r:embed="rId15"/>
                    <a:stretch>
                      <a:fillRect/>
                    </a:stretch>
                  </pic:blipFill>
                  <pic:spPr bwMode="auto">
                    <a:xfrm>
                      <a:off x="0" y="0"/>
                      <a:ext cx="4244400" cy="3394800"/>
                    </a:xfrm>
                    <a:prstGeom prst="rect">
                      <a:avLst/>
                    </a:prstGeom>
                    <a:noFill/>
                    <a:ln w="9525">
                      <a:noFill/>
                      <a:headEnd/>
                      <a:tailEnd/>
                    </a:ln>
                  </pic:spPr>
                </pic:pic>
              </a:graphicData>
            </a:graphic>
          </wp:inline>
        </w:drawing>
      </w:r>
    </w:p>
    <w:p w14:paraId="515DA648" w14:textId="77777777"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5:</w:t>
      </w:r>
      <w:r w:rsidR="00905922" w:rsidRPr="004F77EC">
        <w:rPr>
          <w:rFonts w:ascii="Arial" w:hAnsi="Arial" w:cs="Arial"/>
          <w:i w:val="0"/>
          <w:sz w:val="20"/>
          <w:szCs w:val="20"/>
        </w:rPr>
        <w:t xml:space="preserve"> Morphometric measurements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different depths. (deep/adult collected at </w:t>
      </w:r>
      <w:r w:rsidR="00905922" w:rsidRPr="004F644D">
        <w:rPr>
          <w:rFonts w:ascii="Arial" w:hAnsi="Arial" w:cs="Arial"/>
          <w:i w:val="0"/>
          <w:sz w:val="20"/>
          <w:szCs w:val="20"/>
        </w:rPr>
        <w:t xml:space="preserve">1m </w:t>
      </w:r>
      <w:r w:rsidR="004F644D" w:rsidRPr="004F644D">
        <w:rPr>
          <w:rFonts w:ascii="Arial" w:hAnsi="Arial" w:cs="Arial"/>
          <w:i w:val="0"/>
          <w:sz w:val="20"/>
          <w:szCs w:val="20"/>
        </w:rPr>
        <w:t>depth</w:t>
      </w:r>
      <w:r w:rsidR="00905922" w:rsidRPr="004F644D">
        <w:rPr>
          <w:rFonts w:ascii="Arial" w:hAnsi="Arial" w:cs="Arial"/>
          <w:i w:val="0"/>
          <w:sz w:val="20"/>
          <w:szCs w:val="20"/>
        </w:rPr>
        <w:t>,</w:t>
      </w:r>
      <w:r w:rsidR="00905922" w:rsidRPr="004F77EC">
        <w:rPr>
          <w:rFonts w:ascii="Arial" w:hAnsi="Arial" w:cs="Arial"/>
          <w:i w:val="0"/>
          <w:sz w:val="20"/>
          <w:szCs w:val="20"/>
        </w:rPr>
        <w:t xml:space="preserve"> deepest/adult collected at 7m</w:t>
      </w:r>
      <w:r w:rsidR="004F644D">
        <w:rPr>
          <w:rFonts w:ascii="Arial" w:hAnsi="Arial" w:cs="Arial"/>
          <w:i w:val="0"/>
          <w:sz w:val="20"/>
          <w:szCs w:val="20"/>
        </w:rPr>
        <w:t xml:space="preserve"> depth</w:t>
      </w:r>
      <w:r w:rsidR="00905922" w:rsidRPr="004F77EC">
        <w:rPr>
          <w:rFonts w:ascii="Arial" w:hAnsi="Arial" w:cs="Arial"/>
          <w:i w:val="0"/>
          <w:sz w:val="20"/>
          <w:szCs w:val="20"/>
        </w:rPr>
        <w:t>)</w:t>
      </w:r>
    </w:p>
    <w:p w14:paraId="10C0F9F1" w14:textId="77777777" w:rsidR="001942FC" w:rsidRDefault="00905922">
      <w:pPr>
        <w:pStyle w:val="FigurewithCaption"/>
        <w:jc w:val="center"/>
      </w:pPr>
      <w:r>
        <w:rPr>
          <w:noProof/>
          <w:lang w:val="en-ZA" w:eastAsia="en-ZA"/>
        </w:rPr>
        <w:drawing>
          <wp:inline distT="0" distB="0" distL="0" distR="0" wp14:anchorId="60B2CB19" wp14:editId="46265E11">
            <wp:extent cx="4244400" cy="3394800"/>
            <wp:effectExtent l="0" t="0" r="0" b="0"/>
            <wp:docPr id="6" name="Picture" descr="Figure 4: Morphological variables of E. Maxima collected at Miller’s Point at 1m and 7m depths (deep/adult collected at 1m,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9-1.png"/>
                    <pic:cNvPicPr>
                      <a:picLocks noChangeAspect="1" noChangeArrowheads="1"/>
                    </pic:cNvPicPr>
                  </pic:nvPicPr>
                  <pic:blipFill>
                    <a:blip r:embed="rId16"/>
                    <a:stretch>
                      <a:fillRect/>
                    </a:stretch>
                  </pic:blipFill>
                  <pic:spPr bwMode="auto">
                    <a:xfrm>
                      <a:off x="0" y="0"/>
                      <a:ext cx="4244400" cy="3394800"/>
                    </a:xfrm>
                    <a:prstGeom prst="rect">
                      <a:avLst/>
                    </a:prstGeom>
                    <a:noFill/>
                    <a:ln w="9525">
                      <a:noFill/>
                      <a:headEnd/>
                      <a:tailEnd/>
                    </a:ln>
                  </pic:spPr>
                </pic:pic>
              </a:graphicData>
            </a:graphic>
          </wp:inline>
        </w:drawing>
      </w:r>
    </w:p>
    <w:p w14:paraId="56414799" w14:textId="77777777"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6:</w:t>
      </w:r>
      <w:r w:rsidR="00905922" w:rsidRPr="004F77EC">
        <w:rPr>
          <w:rFonts w:ascii="Arial" w:hAnsi="Arial" w:cs="Arial"/>
          <w:i w:val="0"/>
          <w:sz w:val="20"/>
          <w:szCs w:val="20"/>
        </w:rPr>
        <w:t xml:space="preserve"> Morphological variables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Miller’s Point at 1m and 7m depths (deep/adult collected at 1m, deepest/adult collected at 7m).</w:t>
      </w:r>
    </w:p>
    <w:p w14:paraId="2164A980" w14:textId="77777777" w:rsidR="001942FC" w:rsidRDefault="00905922">
      <w:pPr>
        <w:pStyle w:val="FigurewithCaption"/>
        <w:jc w:val="center"/>
      </w:pPr>
      <w:r>
        <w:rPr>
          <w:noProof/>
          <w:lang w:val="en-ZA" w:eastAsia="en-ZA"/>
        </w:rPr>
        <w:lastRenderedPageBreak/>
        <w:drawing>
          <wp:inline distT="0" distB="0" distL="0" distR="0" wp14:anchorId="48F37FCD" wp14:editId="407ABC35">
            <wp:extent cx="4244400" cy="3394800"/>
            <wp:effectExtent l="0" t="0" r="0" b="0"/>
            <wp:docPr id="7" name="Picture" descr="Figure 5: Morphology of E. Maxima collected at Kalk Bay at different depths (deep/adult collected at 1m , deepest/adult collected at 7m, shallow/adult and shallow/juvenile collected along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0-1.png"/>
                    <pic:cNvPicPr>
                      <a:picLocks noChangeAspect="1" noChangeArrowheads="1"/>
                    </pic:cNvPicPr>
                  </pic:nvPicPr>
                  <pic:blipFill>
                    <a:blip r:embed="rId17"/>
                    <a:stretch>
                      <a:fillRect/>
                    </a:stretch>
                  </pic:blipFill>
                  <pic:spPr bwMode="auto">
                    <a:xfrm>
                      <a:off x="0" y="0"/>
                      <a:ext cx="4244400" cy="3394800"/>
                    </a:xfrm>
                    <a:prstGeom prst="rect">
                      <a:avLst/>
                    </a:prstGeom>
                    <a:noFill/>
                    <a:ln w="9525">
                      <a:noFill/>
                      <a:headEnd/>
                      <a:tailEnd/>
                    </a:ln>
                  </pic:spPr>
                </pic:pic>
              </a:graphicData>
            </a:graphic>
          </wp:inline>
        </w:drawing>
      </w:r>
    </w:p>
    <w:p w14:paraId="2DC76313" w14:textId="77777777"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7:</w:t>
      </w:r>
      <w:r w:rsidR="00905922" w:rsidRPr="004F77EC">
        <w:rPr>
          <w:rFonts w:ascii="Arial" w:hAnsi="Arial" w:cs="Arial"/>
          <w:i w:val="0"/>
          <w:sz w:val="20"/>
          <w:szCs w:val="20"/>
        </w:rPr>
        <w:t xml:space="preserve"> Morphology of </w:t>
      </w:r>
      <w:r w:rsidR="00905922" w:rsidRPr="004F644D">
        <w:rPr>
          <w:rFonts w:ascii="Arial" w:hAnsi="Arial" w:cs="Arial"/>
          <w:sz w:val="20"/>
          <w:szCs w:val="20"/>
        </w:rPr>
        <w:t xml:space="preserve">E. </w:t>
      </w:r>
      <w:r w:rsidR="004F644D" w:rsidRP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w:t>
      </w:r>
      <w:proofErr w:type="spellStart"/>
      <w:r w:rsidR="00905922" w:rsidRPr="004F77EC">
        <w:rPr>
          <w:rFonts w:ascii="Arial" w:hAnsi="Arial" w:cs="Arial"/>
          <w:i w:val="0"/>
          <w:sz w:val="20"/>
          <w:szCs w:val="20"/>
        </w:rPr>
        <w:t>Kalk</w:t>
      </w:r>
      <w:proofErr w:type="spellEnd"/>
      <w:r w:rsidR="00905922" w:rsidRPr="004F77EC">
        <w:rPr>
          <w:rFonts w:ascii="Arial" w:hAnsi="Arial" w:cs="Arial"/>
          <w:i w:val="0"/>
          <w:sz w:val="20"/>
          <w:szCs w:val="20"/>
        </w:rPr>
        <w:t xml:space="preserve"> Bay at different depths (deep/adult collected at 1m, deepest/adult collected at 7m, shallow/adult and shallow/juvenile collected along the shoreline)</w:t>
      </w:r>
    </w:p>
    <w:p w14:paraId="5530A5FE" w14:textId="77777777" w:rsidR="00C969C7" w:rsidDel="0045568E" w:rsidRDefault="00905922">
      <w:pPr>
        <w:pStyle w:val="BodyText"/>
        <w:rPr>
          <w:del w:id="131" w:author="AJ Smit" w:date="2018-11-18T17:28:00Z"/>
        </w:rPr>
      </w:pPr>
      <w:del w:id="132" w:author="AJ Smit" w:date="2018-11-18T17:28:00Z">
        <w:r w:rsidDel="0045568E">
          <w:delText>Temperature Climatology</w:delText>
        </w:r>
      </w:del>
    </w:p>
    <w:p w14:paraId="465CF629" w14:textId="77777777" w:rsidR="001942FC" w:rsidRDefault="00905922">
      <w:pPr>
        <w:pStyle w:val="FigurewithCaption"/>
        <w:jc w:val="center"/>
      </w:pPr>
      <w:r>
        <w:rPr>
          <w:noProof/>
          <w:lang w:val="en-ZA" w:eastAsia="en-ZA"/>
        </w:rPr>
        <w:drawing>
          <wp:inline distT="0" distB="0" distL="0" distR="0" wp14:anchorId="3F9303D6" wp14:editId="060706A2">
            <wp:extent cx="4244400" cy="3394800"/>
            <wp:effectExtent l="0" t="0" r="0" b="0"/>
            <wp:docPr id="8" name="Picture" descr="A summary of temperature parameters, mean, max and min for the site locations at which the morphometric measurements of E.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2-1.png"/>
                    <pic:cNvPicPr>
                      <a:picLocks noChangeAspect="1" noChangeArrowheads="1"/>
                    </pic:cNvPicPr>
                  </pic:nvPicPr>
                  <pic:blipFill>
                    <a:blip r:embed="rId18"/>
                    <a:stretch>
                      <a:fillRect/>
                    </a:stretch>
                  </pic:blipFill>
                  <pic:spPr bwMode="auto">
                    <a:xfrm>
                      <a:off x="0" y="0"/>
                      <a:ext cx="4244400" cy="3394800"/>
                    </a:xfrm>
                    <a:prstGeom prst="rect">
                      <a:avLst/>
                    </a:prstGeom>
                    <a:noFill/>
                    <a:ln w="9525">
                      <a:noFill/>
                      <a:headEnd/>
                      <a:tailEnd/>
                    </a:ln>
                  </pic:spPr>
                </pic:pic>
              </a:graphicData>
            </a:graphic>
          </wp:inline>
        </w:drawing>
      </w:r>
    </w:p>
    <w:p w14:paraId="775C6A84" w14:textId="77777777" w:rsidR="00C969C7" w:rsidRPr="004F77EC" w:rsidRDefault="004E4E6A">
      <w:pPr>
        <w:pStyle w:val="ImageCaption"/>
        <w:rPr>
          <w:rFonts w:ascii="Arial" w:hAnsi="Arial" w:cs="Arial"/>
          <w:i w:val="0"/>
          <w:sz w:val="20"/>
          <w:szCs w:val="20"/>
        </w:rPr>
      </w:pPr>
      <w:commentRangeStart w:id="133"/>
      <w:r w:rsidRPr="004E4E6A">
        <w:rPr>
          <w:rFonts w:ascii="Arial" w:hAnsi="Arial" w:cs="Arial"/>
          <w:b/>
          <w:i w:val="0"/>
          <w:sz w:val="20"/>
          <w:szCs w:val="20"/>
        </w:rPr>
        <w:t xml:space="preserve">Figure 8: </w:t>
      </w:r>
      <w:del w:id="134" w:author="AJ Smit" w:date="2018-11-18T17:17:00Z">
        <w:r w:rsidR="0054143F" w:rsidDel="007A34C2">
          <w:rPr>
            <w:rFonts w:ascii="Arial" w:hAnsi="Arial" w:cs="Arial"/>
            <w:b/>
            <w:i w:val="0"/>
            <w:sz w:val="20"/>
            <w:szCs w:val="20"/>
          </w:rPr>
          <w:delText xml:space="preserve"> </w:delText>
        </w:r>
      </w:del>
      <w:r w:rsidR="0054143F">
        <w:rPr>
          <w:rFonts w:ascii="Arial" w:hAnsi="Arial" w:cs="Arial"/>
          <w:i w:val="0"/>
          <w:sz w:val="20"/>
          <w:szCs w:val="20"/>
        </w:rPr>
        <w:t xml:space="preserve">The annual temperature </w:t>
      </w:r>
      <w:proofErr w:type="spellStart"/>
      <w:r w:rsidR="0054143F">
        <w:rPr>
          <w:rFonts w:ascii="Arial" w:hAnsi="Arial" w:cs="Arial"/>
          <w:i w:val="0"/>
          <w:sz w:val="20"/>
          <w:szCs w:val="20"/>
        </w:rPr>
        <w:t>climatologies</w:t>
      </w:r>
      <w:proofErr w:type="spellEnd"/>
      <w:r w:rsidR="0054143F">
        <w:rPr>
          <w:rFonts w:ascii="Arial" w:hAnsi="Arial" w:cs="Arial"/>
          <w:i w:val="0"/>
          <w:sz w:val="20"/>
          <w:szCs w:val="20"/>
        </w:rPr>
        <w:t xml:space="preserve"> </w:t>
      </w:r>
      <w:r w:rsidR="00905922" w:rsidRPr="004F77EC">
        <w:rPr>
          <w:rFonts w:ascii="Arial" w:hAnsi="Arial" w:cs="Arial"/>
          <w:i w:val="0"/>
          <w:sz w:val="20"/>
          <w:szCs w:val="20"/>
        </w:rPr>
        <w:t xml:space="preserve">for the site locations at which the morphometric measurements of </w:t>
      </w:r>
      <w:r w:rsidR="00905922" w:rsidRPr="004F644D">
        <w:rPr>
          <w:rFonts w:ascii="Arial" w:hAnsi="Arial" w:cs="Arial"/>
          <w:sz w:val="20"/>
          <w:szCs w:val="20"/>
        </w:rPr>
        <w:t>E.</w:t>
      </w:r>
      <w:r w:rsidR="004F644D" w:rsidRPr="004F644D">
        <w:rPr>
          <w:rFonts w:ascii="Arial" w:hAnsi="Arial" w:cs="Arial"/>
          <w:sz w:val="20"/>
          <w:szCs w:val="20"/>
        </w:rPr>
        <w:t xml:space="preserve"> </w:t>
      </w:r>
      <w:r w:rsidR="00905922" w:rsidRPr="004F644D">
        <w:rPr>
          <w:rFonts w:ascii="Arial" w:hAnsi="Arial" w:cs="Arial"/>
          <w:sz w:val="20"/>
          <w:szCs w:val="20"/>
        </w:rPr>
        <w:t>maxima</w:t>
      </w:r>
      <w:r w:rsidR="00905922" w:rsidRPr="004F77EC">
        <w:rPr>
          <w:rFonts w:ascii="Arial" w:hAnsi="Arial" w:cs="Arial"/>
          <w:i w:val="0"/>
          <w:sz w:val="20"/>
          <w:szCs w:val="20"/>
        </w:rPr>
        <w:t xml:space="preserve"> were collected.</w:t>
      </w:r>
      <w:r w:rsidR="0054143F">
        <w:rPr>
          <w:rFonts w:ascii="Arial" w:hAnsi="Arial" w:cs="Arial"/>
          <w:i w:val="0"/>
          <w:sz w:val="20"/>
          <w:szCs w:val="20"/>
        </w:rPr>
        <w:t xml:space="preserve"> Temperature parameters mean (green), max (red) and min (blue) are depicted. </w:t>
      </w:r>
      <w:proofErr w:type="spellStart"/>
      <w:r w:rsidR="0054143F">
        <w:rPr>
          <w:rFonts w:ascii="Arial" w:hAnsi="Arial" w:cs="Arial"/>
          <w:i w:val="0"/>
          <w:sz w:val="20"/>
          <w:szCs w:val="20"/>
        </w:rPr>
        <w:t>Climatologies</w:t>
      </w:r>
      <w:proofErr w:type="spellEnd"/>
      <w:r w:rsidR="0054143F">
        <w:rPr>
          <w:rFonts w:ascii="Arial" w:hAnsi="Arial" w:cs="Arial"/>
          <w:i w:val="0"/>
          <w:sz w:val="20"/>
          <w:szCs w:val="20"/>
        </w:rPr>
        <w:t xml:space="preserve"> were determined using historical data dating back to 1972 until 2017, although historical data ranges differ for each site. </w:t>
      </w:r>
      <w:commentRangeEnd w:id="133"/>
      <w:r w:rsidR="0045568E">
        <w:rPr>
          <w:rStyle w:val="CommentReference"/>
          <w:i w:val="0"/>
        </w:rPr>
        <w:commentReference w:id="133"/>
      </w:r>
    </w:p>
    <w:p w14:paraId="2F6F522D" w14:textId="77777777" w:rsidR="0054143F" w:rsidRDefault="0054143F">
      <w:pPr>
        <w:pStyle w:val="BodyText"/>
      </w:pPr>
    </w:p>
    <w:p w14:paraId="5CB04483" w14:textId="77777777" w:rsidR="0054143F" w:rsidRDefault="0054143F">
      <w:pPr>
        <w:pStyle w:val="BodyText"/>
      </w:pPr>
    </w:p>
    <w:p w14:paraId="71415052" w14:textId="77777777" w:rsidR="00C969C7" w:rsidDel="007A34C2" w:rsidRDefault="00905922">
      <w:pPr>
        <w:pStyle w:val="BodyText"/>
        <w:rPr>
          <w:del w:id="135" w:author="AJ Smit" w:date="2018-11-18T17:11:00Z"/>
        </w:rPr>
      </w:pPr>
      <w:del w:id="136" w:author="AJ Smit" w:date="2018-11-18T17:11:00Z">
        <w:r w:rsidDel="007A34C2">
          <w:lastRenderedPageBreak/>
          <w:delText>Wind and Wave Climatology</w:delText>
        </w:r>
      </w:del>
    </w:p>
    <w:p w14:paraId="71B347DB" w14:textId="77777777" w:rsidR="001942FC" w:rsidRDefault="00905922">
      <w:pPr>
        <w:pStyle w:val="FigurewithCaption"/>
        <w:jc w:val="center"/>
      </w:pPr>
      <w:r>
        <w:rPr>
          <w:noProof/>
          <w:lang w:val="en-ZA" w:eastAsia="en-ZA"/>
        </w:rPr>
        <w:drawing>
          <wp:inline distT="0" distB="0" distL="0" distR="0" wp14:anchorId="569618D1" wp14:editId="5742EAF5">
            <wp:extent cx="4244400" cy="3394800"/>
            <wp:effectExtent l="0" t="0" r="0" b="0"/>
            <wp:docPr id="9"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1.png"/>
                    <pic:cNvPicPr>
                      <a:picLocks noChangeAspect="1" noChangeArrowheads="1"/>
                    </pic:cNvPicPr>
                  </pic:nvPicPr>
                  <pic:blipFill>
                    <a:blip r:embed="rId19"/>
                    <a:stretch>
                      <a:fillRect/>
                    </a:stretch>
                  </pic:blipFill>
                  <pic:spPr bwMode="auto">
                    <a:xfrm>
                      <a:off x="0" y="0"/>
                      <a:ext cx="4244400" cy="3394800"/>
                    </a:xfrm>
                    <a:prstGeom prst="rect">
                      <a:avLst/>
                    </a:prstGeom>
                    <a:noFill/>
                    <a:ln w="9525">
                      <a:noFill/>
                      <a:headEnd/>
                      <a:tailEnd/>
                    </a:ln>
                  </pic:spPr>
                </pic:pic>
              </a:graphicData>
            </a:graphic>
          </wp:inline>
        </w:drawing>
      </w:r>
    </w:p>
    <w:p w14:paraId="05D89652" w14:textId="77777777" w:rsidR="0054143F" w:rsidRPr="004F77EC" w:rsidDel="007A34C2" w:rsidRDefault="004E4E6A">
      <w:pPr>
        <w:pStyle w:val="ImageCaption"/>
        <w:rPr>
          <w:del w:id="137" w:author="AJ Smit" w:date="2018-11-18T17:12:00Z"/>
          <w:rFonts w:ascii="Arial" w:hAnsi="Arial" w:cs="Arial"/>
          <w:i w:val="0"/>
          <w:sz w:val="20"/>
          <w:szCs w:val="20"/>
        </w:rPr>
      </w:pPr>
      <w:r w:rsidRPr="004E4E6A">
        <w:rPr>
          <w:rFonts w:ascii="Arial" w:hAnsi="Arial" w:cs="Arial"/>
          <w:b/>
          <w:i w:val="0"/>
          <w:sz w:val="20"/>
          <w:szCs w:val="20"/>
        </w:rPr>
        <w:t>Figure 9:</w:t>
      </w:r>
      <w:r w:rsidR="0054143F">
        <w:rPr>
          <w:rFonts w:ascii="Arial" w:hAnsi="Arial" w:cs="Arial"/>
          <w:b/>
          <w:i w:val="0"/>
          <w:sz w:val="20"/>
          <w:szCs w:val="20"/>
        </w:rPr>
        <w:t xml:space="preserve"> </w:t>
      </w:r>
      <w:r w:rsidR="0054143F">
        <w:rPr>
          <w:rFonts w:ascii="Arial" w:hAnsi="Arial" w:cs="Arial"/>
          <w:i w:val="0"/>
          <w:sz w:val="20"/>
          <w:szCs w:val="20"/>
        </w:rPr>
        <w:t>The</w:t>
      </w:r>
      <w:r w:rsidR="00BD219B">
        <w:rPr>
          <w:rFonts w:ascii="Arial" w:hAnsi="Arial" w:cs="Arial"/>
          <w:i w:val="0"/>
          <w:sz w:val="20"/>
          <w:szCs w:val="20"/>
        </w:rPr>
        <w:t xml:space="preserve"> annual</w:t>
      </w:r>
      <w:r w:rsidR="0054143F">
        <w:rPr>
          <w:rFonts w:ascii="Arial" w:hAnsi="Arial" w:cs="Arial"/>
          <w:i w:val="0"/>
          <w:sz w:val="20"/>
          <w:szCs w:val="20"/>
        </w:rPr>
        <w:t xml:space="preserve"> wave </w:t>
      </w:r>
      <w:proofErr w:type="spellStart"/>
      <w:r w:rsidR="0054143F">
        <w:rPr>
          <w:rFonts w:ascii="Arial" w:hAnsi="Arial" w:cs="Arial"/>
          <w:i w:val="0"/>
          <w:sz w:val="20"/>
          <w:szCs w:val="20"/>
        </w:rPr>
        <w:t>climatologies</w:t>
      </w:r>
      <w:proofErr w:type="spellEnd"/>
      <w:r w:rsidR="0054143F">
        <w:rPr>
          <w:rFonts w:ascii="Arial" w:hAnsi="Arial" w:cs="Arial"/>
          <w:i w:val="0"/>
          <w:sz w:val="20"/>
          <w:szCs w:val="20"/>
        </w:rPr>
        <w:t xml:space="preserve"> </w:t>
      </w:r>
      <w:r w:rsidR="00BD219B">
        <w:rPr>
          <w:rFonts w:ascii="Arial" w:hAnsi="Arial" w:cs="Arial"/>
          <w:i w:val="0"/>
          <w:sz w:val="20"/>
          <w:szCs w:val="20"/>
        </w:rPr>
        <w:t xml:space="preserve">for the </w:t>
      </w:r>
      <w:r w:rsidR="00905922" w:rsidRPr="004F77EC">
        <w:rPr>
          <w:rFonts w:ascii="Arial" w:hAnsi="Arial" w:cs="Arial"/>
          <w:i w:val="0"/>
          <w:sz w:val="20"/>
          <w:szCs w:val="20"/>
        </w:rPr>
        <w:t>site</w:t>
      </w:r>
      <w:r w:rsidR="00BD219B">
        <w:rPr>
          <w:rFonts w:ascii="Arial" w:hAnsi="Arial" w:cs="Arial"/>
          <w:i w:val="0"/>
          <w:sz w:val="20"/>
          <w:szCs w:val="20"/>
        </w:rPr>
        <w:t xml:space="preserve"> locations</w:t>
      </w:r>
      <w:r w:rsidR="00905922" w:rsidRPr="004F77EC">
        <w:rPr>
          <w:rFonts w:ascii="Arial" w:hAnsi="Arial" w:cs="Arial"/>
          <w:i w:val="0"/>
          <w:sz w:val="20"/>
          <w:szCs w:val="20"/>
        </w:rPr>
        <w:t xml:space="preserve"> were the morphometric measurements of </w:t>
      </w:r>
      <w:r w:rsidR="00905922" w:rsidRPr="0054143F">
        <w:rPr>
          <w:rFonts w:ascii="Arial" w:hAnsi="Arial" w:cs="Arial"/>
          <w:sz w:val="20"/>
          <w:szCs w:val="20"/>
        </w:rPr>
        <w:t xml:space="preserve">E. maxima </w:t>
      </w:r>
      <w:r w:rsidR="00905922" w:rsidRPr="004F77EC">
        <w:rPr>
          <w:rFonts w:ascii="Arial" w:hAnsi="Arial" w:cs="Arial"/>
          <w:i w:val="0"/>
          <w:sz w:val="20"/>
          <w:szCs w:val="20"/>
        </w:rPr>
        <w:t>were collected.</w:t>
      </w:r>
      <w:r w:rsidR="0054143F">
        <w:rPr>
          <w:rFonts w:ascii="Arial" w:hAnsi="Arial" w:cs="Arial"/>
          <w:i w:val="0"/>
          <w:sz w:val="20"/>
          <w:szCs w:val="20"/>
        </w:rPr>
        <w:t xml:space="preserve"> </w:t>
      </w:r>
      <w:r w:rsidR="00BD219B">
        <w:rPr>
          <w:rFonts w:ascii="Arial" w:hAnsi="Arial" w:cs="Arial"/>
          <w:i w:val="0"/>
          <w:sz w:val="20"/>
          <w:szCs w:val="20"/>
        </w:rPr>
        <w:t xml:space="preserve">The mean (green), maximum (red) and minimum (blue) values for each parameter is depicted in the graphs above. </w:t>
      </w:r>
    </w:p>
    <w:p w14:paraId="610B81B5" w14:textId="77777777" w:rsidR="007A34C2" w:rsidRDefault="007A34C2" w:rsidP="007A34C2">
      <w:pPr>
        <w:pStyle w:val="ImageCaption"/>
        <w:rPr>
          <w:ins w:id="138" w:author="AJ Smit" w:date="2018-11-18T17:12:00Z"/>
        </w:rPr>
      </w:pPr>
    </w:p>
    <w:p w14:paraId="117BE642" w14:textId="77777777" w:rsidR="001942FC" w:rsidDel="007A34C2" w:rsidRDefault="00905922" w:rsidP="007A34C2">
      <w:pPr>
        <w:pStyle w:val="ImageCaption"/>
        <w:jc w:val="center"/>
        <w:rPr>
          <w:del w:id="139" w:author="AJ Smit" w:date="2018-11-18T17:12:00Z"/>
        </w:rPr>
        <w:pPrChange w:id="140" w:author="AJ Smit" w:date="2018-11-18T17:12:00Z">
          <w:pPr>
            <w:pStyle w:val="ImageCaption"/>
          </w:pPr>
        </w:pPrChange>
      </w:pPr>
      <w:r>
        <w:rPr>
          <w:noProof/>
          <w:lang w:val="en-ZA" w:eastAsia="en-ZA"/>
        </w:rPr>
        <w:drawing>
          <wp:inline distT="0" distB="0" distL="0" distR="0" wp14:anchorId="3D3C9B76" wp14:editId="5924CB44">
            <wp:extent cx="4244400" cy="3394800"/>
            <wp:effectExtent l="0" t="0" r="0" b="0"/>
            <wp:docPr id="10"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2.png"/>
                    <pic:cNvPicPr>
                      <a:picLocks noChangeAspect="1" noChangeArrowheads="1"/>
                    </pic:cNvPicPr>
                  </pic:nvPicPr>
                  <pic:blipFill>
                    <a:blip r:embed="rId20"/>
                    <a:stretch>
                      <a:fillRect/>
                    </a:stretch>
                  </pic:blipFill>
                  <pic:spPr bwMode="auto">
                    <a:xfrm>
                      <a:off x="0" y="0"/>
                      <a:ext cx="4244400" cy="3394800"/>
                    </a:xfrm>
                    <a:prstGeom prst="rect">
                      <a:avLst/>
                    </a:prstGeom>
                    <a:noFill/>
                    <a:ln w="9525">
                      <a:noFill/>
                      <a:headEnd/>
                      <a:tailEnd/>
                    </a:ln>
                  </pic:spPr>
                </pic:pic>
              </a:graphicData>
            </a:graphic>
          </wp:inline>
        </w:drawing>
      </w:r>
    </w:p>
    <w:p w14:paraId="593D1BDC" w14:textId="77777777" w:rsidR="007A34C2" w:rsidRDefault="007A34C2" w:rsidP="007A34C2">
      <w:pPr>
        <w:pStyle w:val="ImageCaption"/>
        <w:jc w:val="center"/>
        <w:rPr>
          <w:ins w:id="141" w:author="AJ Smit" w:date="2018-11-18T17:12:00Z"/>
        </w:rPr>
        <w:pPrChange w:id="142" w:author="AJ Smit" w:date="2018-11-18T17:12:00Z">
          <w:pPr>
            <w:pStyle w:val="FigurewithCaption"/>
            <w:jc w:val="center"/>
          </w:pPr>
        </w:pPrChange>
      </w:pPr>
    </w:p>
    <w:p w14:paraId="1862B55E" w14:textId="77777777" w:rsidR="007A34C2" w:rsidRPr="007A34C2" w:rsidRDefault="004E4E6A" w:rsidP="007A34C2">
      <w:pPr>
        <w:pStyle w:val="ImageCaption"/>
        <w:rPr>
          <w:ins w:id="143" w:author="AJ Smit" w:date="2018-11-18T17:12:00Z"/>
          <w:rFonts w:ascii="Arial" w:hAnsi="Arial" w:cs="Arial"/>
          <w:i w:val="0"/>
          <w:sz w:val="20"/>
          <w:szCs w:val="20"/>
          <w:rPrChange w:id="144" w:author="AJ Smit" w:date="2018-11-18T17:12:00Z">
            <w:rPr>
              <w:ins w:id="145" w:author="AJ Smit" w:date="2018-11-18T17:12:00Z"/>
              <w:i/>
            </w:rPr>
          </w:rPrChange>
        </w:rPr>
        <w:pPrChange w:id="146" w:author="AJ Smit" w:date="2018-11-18T17:12:00Z">
          <w:pPr>
            <w:pStyle w:val="FigurewithCaption"/>
          </w:pPr>
        </w:pPrChange>
      </w:pPr>
      <w:r w:rsidRPr="007A34C2">
        <w:rPr>
          <w:rFonts w:ascii="Arial" w:hAnsi="Arial" w:cs="Arial"/>
          <w:b/>
          <w:i w:val="0"/>
          <w:sz w:val="20"/>
          <w:szCs w:val="20"/>
          <w:rPrChange w:id="147" w:author="AJ Smit" w:date="2018-11-18T17:12:00Z">
            <w:rPr>
              <w:b/>
            </w:rPr>
          </w:rPrChange>
        </w:rPr>
        <w:t xml:space="preserve">Figure 10: </w:t>
      </w:r>
      <w:r w:rsidR="00BD219B" w:rsidRPr="007A34C2">
        <w:rPr>
          <w:rFonts w:ascii="Arial" w:hAnsi="Arial" w:cs="Arial"/>
          <w:i w:val="0"/>
          <w:sz w:val="20"/>
          <w:szCs w:val="20"/>
          <w:rPrChange w:id="148" w:author="AJ Smit" w:date="2018-11-18T17:12:00Z">
            <w:rPr/>
          </w:rPrChange>
        </w:rPr>
        <w:t xml:space="preserve">The annual wave </w:t>
      </w:r>
      <w:proofErr w:type="spellStart"/>
      <w:r w:rsidR="00BD219B" w:rsidRPr="007A34C2">
        <w:rPr>
          <w:rFonts w:ascii="Arial" w:hAnsi="Arial" w:cs="Arial"/>
          <w:i w:val="0"/>
          <w:sz w:val="20"/>
          <w:szCs w:val="20"/>
          <w:rPrChange w:id="149" w:author="AJ Smit" w:date="2018-11-18T17:12:00Z">
            <w:rPr/>
          </w:rPrChange>
        </w:rPr>
        <w:t>climatologies</w:t>
      </w:r>
      <w:proofErr w:type="spellEnd"/>
      <w:r w:rsidR="00BD219B" w:rsidRPr="007A34C2">
        <w:rPr>
          <w:rFonts w:ascii="Arial" w:hAnsi="Arial" w:cs="Arial"/>
          <w:i w:val="0"/>
          <w:sz w:val="20"/>
          <w:szCs w:val="20"/>
          <w:rPrChange w:id="150" w:author="AJ Smit" w:date="2018-11-18T17:12:00Z">
            <w:rPr/>
          </w:rPrChange>
        </w:rPr>
        <w:t xml:space="preserve"> for the site locations were the morphometric measurements</w:t>
      </w:r>
      <w:r w:rsidR="00BD219B" w:rsidRPr="007A34C2">
        <w:rPr>
          <w:rFonts w:ascii="Arial" w:hAnsi="Arial" w:cs="Arial"/>
          <w:i w:val="0"/>
          <w:sz w:val="20"/>
          <w:szCs w:val="20"/>
          <w:rPrChange w:id="151" w:author="AJ Smit" w:date="2018-11-18T17:12:00Z">
            <w:rPr>
              <w:i/>
            </w:rPr>
          </w:rPrChange>
        </w:rPr>
        <w:t xml:space="preserve"> </w:t>
      </w:r>
      <w:r w:rsidR="00BD219B" w:rsidRPr="007A34C2">
        <w:rPr>
          <w:rFonts w:ascii="Arial" w:hAnsi="Arial" w:cs="Arial"/>
          <w:i w:val="0"/>
          <w:sz w:val="20"/>
          <w:szCs w:val="20"/>
          <w:rPrChange w:id="152" w:author="AJ Smit" w:date="2018-11-18T17:12:00Z">
            <w:rPr/>
          </w:rPrChange>
        </w:rPr>
        <w:t>of</w:t>
      </w:r>
      <w:r w:rsidR="00BD219B" w:rsidRPr="007A34C2">
        <w:rPr>
          <w:rFonts w:ascii="Arial" w:hAnsi="Arial" w:cs="Arial"/>
          <w:i w:val="0"/>
          <w:sz w:val="20"/>
          <w:szCs w:val="20"/>
          <w:rPrChange w:id="153" w:author="AJ Smit" w:date="2018-11-18T17:12:00Z">
            <w:rPr>
              <w:i/>
            </w:rPr>
          </w:rPrChange>
        </w:rPr>
        <w:t xml:space="preserve"> </w:t>
      </w:r>
      <w:r w:rsidR="00BD219B" w:rsidRPr="0045568E">
        <w:rPr>
          <w:rFonts w:ascii="Arial" w:hAnsi="Arial" w:cs="Arial"/>
          <w:sz w:val="20"/>
          <w:szCs w:val="20"/>
          <w:rPrChange w:id="154" w:author="AJ Smit" w:date="2018-11-18T17:30:00Z">
            <w:rPr>
              <w:i/>
            </w:rPr>
          </w:rPrChange>
        </w:rPr>
        <w:t>E. maxima</w:t>
      </w:r>
      <w:r w:rsidR="00BD219B" w:rsidRPr="007A34C2">
        <w:rPr>
          <w:rFonts w:ascii="Arial" w:hAnsi="Arial" w:cs="Arial"/>
          <w:i w:val="0"/>
          <w:sz w:val="20"/>
          <w:szCs w:val="20"/>
          <w:rPrChange w:id="155" w:author="AJ Smit" w:date="2018-11-18T17:12:00Z">
            <w:rPr/>
          </w:rPrChange>
        </w:rPr>
        <w:t xml:space="preserve"> </w:t>
      </w:r>
      <w:r w:rsidR="00BD219B" w:rsidRPr="007A34C2">
        <w:rPr>
          <w:rFonts w:ascii="Arial" w:hAnsi="Arial" w:cs="Arial"/>
          <w:i w:val="0"/>
          <w:sz w:val="20"/>
          <w:szCs w:val="20"/>
          <w:rPrChange w:id="156" w:author="AJ Smit" w:date="2018-11-18T17:12:00Z">
            <w:rPr>
              <w:i/>
            </w:rPr>
          </w:rPrChange>
        </w:rPr>
        <w:t xml:space="preserve">were collected. </w:t>
      </w:r>
      <w:r w:rsidR="00BD219B" w:rsidRPr="007A34C2">
        <w:rPr>
          <w:rFonts w:ascii="Arial" w:hAnsi="Arial" w:cs="Arial"/>
          <w:i w:val="0"/>
          <w:sz w:val="20"/>
          <w:szCs w:val="20"/>
          <w:rPrChange w:id="157" w:author="AJ Smit" w:date="2018-11-18T17:12:00Z">
            <w:rPr/>
          </w:rPrChange>
        </w:rPr>
        <w:t>The mean (green), maximum (red) and minimum (blue)</w:t>
      </w:r>
      <w:r w:rsidR="00F42BF0" w:rsidRPr="007A34C2">
        <w:rPr>
          <w:rFonts w:ascii="Arial" w:hAnsi="Arial" w:cs="Arial"/>
          <w:i w:val="0"/>
          <w:sz w:val="20"/>
          <w:szCs w:val="20"/>
          <w:rPrChange w:id="158" w:author="AJ Smit" w:date="2018-11-18T17:12:00Z">
            <w:rPr/>
          </w:rPrChange>
        </w:rPr>
        <w:t xml:space="preserve"> </w:t>
      </w:r>
      <w:del w:id="159" w:author="AJ Smit" w:date="2018-11-18T17:11:00Z">
        <w:r w:rsidR="00BD219B" w:rsidRPr="007A34C2" w:rsidDel="007A34C2">
          <w:rPr>
            <w:rFonts w:ascii="Arial" w:hAnsi="Arial" w:cs="Arial"/>
            <w:i w:val="0"/>
            <w:sz w:val="20"/>
            <w:szCs w:val="20"/>
            <w:rPrChange w:id="160" w:author="AJ Smit" w:date="2018-11-18T17:12:00Z">
              <w:rPr/>
            </w:rPrChange>
          </w:rPr>
          <w:delText>v</w:delText>
        </w:r>
      </w:del>
      <w:ins w:id="161" w:author="AJ Smit" w:date="2018-11-18T17:11:00Z">
        <w:r w:rsidR="007A34C2" w:rsidRPr="007A34C2">
          <w:rPr>
            <w:rFonts w:ascii="Arial" w:hAnsi="Arial" w:cs="Arial"/>
            <w:i w:val="0"/>
            <w:sz w:val="20"/>
            <w:szCs w:val="20"/>
            <w:rPrChange w:id="162" w:author="AJ Smit" w:date="2018-11-18T17:12:00Z">
              <w:rPr/>
            </w:rPrChange>
          </w:rPr>
          <w:t>v</w:t>
        </w:r>
      </w:ins>
      <w:r w:rsidR="00BD219B" w:rsidRPr="007A34C2">
        <w:rPr>
          <w:rFonts w:ascii="Arial" w:hAnsi="Arial" w:cs="Arial"/>
          <w:i w:val="0"/>
          <w:sz w:val="20"/>
          <w:szCs w:val="20"/>
          <w:rPrChange w:id="163" w:author="AJ Smit" w:date="2018-11-18T17:12:00Z">
            <w:rPr/>
          </w:rPrChange>
        </w:rPr>
        <w:t>alues for each parameter is depicted in the graphs above</w:t>
      </w:r>
      <w:r w:rsidR="00BD219B" w:rsidRPr="007A34C2">
        <w:rPr>
          <w:rFonts w:ascii="Arial" w:hAnsi="Arial" w:cs="Arial"/>
          <w:i w:val="0"/>
          <w:sz w:val="20"/>
          <w:szCs w:val="20"/>
          <w:rPrChange w:id="164" w:author="AJ Smit" w:date="2018-11-18T17:12:00Z">
            <w:rPr>
              <w:i/>
            </w:rPr>
          </w:rPrChange>
        </w:rPr>
        <w:t>.</w:t>
      </w:r>
    </w:p>
    <w:p w14:paraId="1DD4A6F3" w14:textId="77777777" w:rsidR="007A34C2" w:rsidRDefault="007A34C2" w:rsidP="00E50427">
      <w:pPr>
        <w:pStyle w:val="FigurewithCaption"/>
        <w:rPr>
          <w:ins w:id="165" w:author="AJ Smit" w:date="2018-11-18T17:11:00Z"/>
          <w:rFonts w:ascii="Arial" w:hAnsi="Arial" w:cs="Arial"/>
          <w:i/>
          <w:sz w:val="20"/>
          <w:szCs w:val="20"/>
        </w:rPr>
      </w:pPr>
    </w:p>
    <w:p w14:paraId="02157CEA" w14:textId="77777777" w:rsidR="001942FC" w:rsidRPr="0045568E" w:rsidRDefault="00905922" w:rsidP="007A34C2">
      <w:pPr>
        <w:pStyle w:val="FigurewithCaption"/>
        <w:jc w:val="center"/>
        <w:rPr>
          <w:rFonts w:ascii="Arial" w:hAnsi="Arial" w:cs="Arial"/>
          <w:sz w:val="20"/>
          <w:szCs w:val="20"/>
          <w:rPrChange w:id="166" w:author="AJ Smit" w:date="2018-11-18T17:24:00Z">
            <w:rPr/>
          </w:rPrChange>
        </w:rPr>
        <w:pPrChange w:id="167" w:author="AJ Smit" w:date="2018-11-18T17:12:00Z">
          <w:pPr>
            <w:pStyle w:val="FigurewithCaption"/>
          </w:pPr>
        </w:pPrChange>
      </w:pPr>
      <w:r w:rsidRPr="0045568E">
        <w:rPr>
          <w:rFonts w:ascii="Arial" w:hAnsi="Arial" w:cs="Arial"/>
          <w:sz w:val="20"/>
          <w:szCs w:val="20"/>
          <w:rPrChange w:id="168" w:author="AJ Smit" w:date="2018-11-18T17:24:00Z">
            <w:rPr>
              <w:noProof/>
              <w:lang w:val="en-ZA" w:eastAsia="en-ZA"/>
            </w:rPr>
          </w:rPrChange>
        </w:rPr>
        <w:drawing>
          <wp:inline distT="0" distB="0" distL="0" distR="0" wp14:anchorId="00E07AF1" wp14:editId="3ED9293F">
            <wp:extent cx="4244400" cy="3394800"/>
            <wp:effectExtent l="0" t="0" r="0" b="0"/>
            <wp:docPr id="11"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3.png"/>
                    <pic:cNvPicPr>
                      <a:picLocks noChangeAspect="1" noChangeArrowheads="1"/>
                    </pic:cNvPicPr>
                  </pic:nvPicPr>
                  <pic:blipFill>
                    <a:blip r:embed="rId21"/>
                    <a:stretch>
                      <a:fillRect/>
                    </a:stretch>
                  </pic:blipFill>
                  <pic:spPr bwMode="auto">
                    <a:xfrm>
                      <a:off x="0" y="0"/>
                      <a:ext cx="4244400" cy="3394800"/>
                    </a:xfrm>
                    <a:prstGeom prst="rect">
                      <a:avLst/>
                    </a:prstGeom>
                    <a:noFill/>
                    <a:ln w="9525">
                      <a:noFill/>
                      <a:headEnd/>
                      <a:tailEnd/>
                    </a:ln>
                  </pic:spPr>
                </pic:pic>
              </a:graphicData>
            </a:graphic>
          </wp:inline>
        </w:drawing>
      </w:r>
    </w:p>
    <w:p w14:paraId="0D65DF2C" w14:textId="77777777" w:rsidR="00F42BF0" w:rsidRPr="0045568E" w:rsidRDefault="004E4E6A" w:rsidP="0045568E">
      <w:pPr>
        <w:pStyle w:val="BodyText"/>
        <w:rPr>
          <w:rFonts w:ascii="Arial" w:hAnsi="Arial" w:cs="Arial"/>
          <w:sz w:val="20"/>
          <w:szCs w:val="20"/>
          <w:rPrChange w:id="169" w:author="AJ Smit" w:date="2018-11-18T17:24:00Z">
            <w:rPr>
              <w:i/>
            </w:rPr>
          </w:rPrChange>
        </w:rPr>
        <w:pPrChange w:id="170" w:author="AJ Smit" w:date="2018-11-18T17:24:00Z">
          <w:pPr>
            <w:pStyle w:val="FirstParagraph"/>
          </w:pPr>
        </w:pPrChange>
      </w:pPr>
      <w:r w:rsidRPr="0045568E">
        <w:rPr>
          <w:rFonts w:ascii="Arial" w:hAnsi="Arial" w:cs="Arial"/>
          <w:b/>
          <w:sz w:val="20"/>
          <w:szCs w:val="20"/>
          <w:rPrChange w:id="171" w:author="AJ Smit" w:date="2018-11-18T17:24:00Z">
            <w:rPr>
              <w:b/>
            </w:rPr>
          </w:rPrChange>
        </w:rPr>
        <w:t xml:space="preserve">Figure 11: </w:t>
      </w:r>
      <w:r w:rsidR="002B5F86" w:rsidRPr="0045568E">
        <w:rPr>
          <w:rFonts w:ascii="Arial" w:hAnsi="Arial" w:cs="Arial"/>
          <w:sz w:val="20"/>
          <w:szCs w:val="20"/>
          <w:rPrChange w:id="172" w:author="AJ Smit" w:date="2018-11-18T17:24:00Z">
            <w:rPr/>
          </w:rPrChange>
        </w:rPr>
        <w:t xml:space="preserve">The annual wind climatology for the site locations were the morphometric measurements of </w:t>
      </w:r>
      <w:r w:rsidR="002B5F86" w:rsidRPr="0045568E">
        <w:rPr>
          <w:rFonts w:ascii="Arial" w:hAnsi="Arial" w:cs="Arial"/>
          <w:i/>
          <w:sz w:val="20"/>
          <w:szCs w:val="20"/>
          <w:rPrChange w:id="173" w:author="AJ Smit" w:date="2018-11-18T17:30:00Z">
            <w:rPr>
              <w:i/>
            </w:rPr>
          </w:rPrChange>
        </w:rPr>
        <w:t>E. maxima</w:t>
      </w:r>
      <w:r w:rsidR="002B5F86" w:rsidRPr="0045568E">
        <w:rPr>
          <w:rFonts w:ascii="Arial" w:hAnsi="Arial" w:cs="Arial"/>
          <w:sz w:val="20"/>
          <w:szCs w:val="20"/>
          <w:rPrChange w:id="174" w:author="AJ Smit" w:date="2018-11-18T17:24:00Z">
            <w:rPr/>
          </w:rPrChange>
        </w:rPr>
        <w:t xml:space="preserve"> were collected. The mean (green), maximum (red) and minimum (blue) values for wind speed is depicted in the graph above</w:t>
      </w:r>
      <w:r w:rsidR="00F42BF0" w:rsidRPr="0045568E">
        <w:rPr>
          <w:rFonts w:ascii="Arial" w:hAnsi="Arial" w:cs="Arial"/>
          <w:sz w:val="20"/>
          <w:szCs w:val="20"/>
          <w:rPrChange w:id="175" w:author="AJ Smit" w:date="2018-11-18T17:24:00Z">
            <w:rPr/>
          </w:rPrChange>
        </w:rPr>
        <w:t>.</w:t>
      </w:r>
    </w:p>
    <w:p w14:paraId="182F5D60" w14:textId="77777777" w:rsidR="00C969C7" w:rsidRPr="00F42BF0" w:rsidDel="007A34C2" w:rsidRDefault="00905922" w:rsidP="0045568E">
      <w:pPr>
        <w:pStyle w:val="Heading2"/>
        <w:rPr>
          <w:del w:id="176" w:author="AJ Smit" w:date="2018-11-18T17:12:00Z"/>
        </w:rPr>
        <w:pPrChange w:id="177" w:author="AJ Smit" w:date="2018-11-18T17:24:00Z">
          <w:pPr>
            <w:pStyle w:val="FirstParagraph"/>
          </w:pPr>
        </w:pPrChange>
      </w:pPr>
      <w:del w:id="178" w:author="AJ Smit" w:date="2018-11-18T17:12:00Z">
        <w:r w:rsidRPr="00F42BF0" w:rsidDel="007A34C2">
          <w:delText>Morphometric and environmental data for RDA</w:delText>
        </w:r>
      </w:del>
    </w:p>
    <w:p w14:paraId="6C1DF3CE" w14:textId="77777777" w:rsidR="00C969C7" w:rsidRDefault="00905922" w:rsidP="0045568E">
      <w:pPr>
        <w:pStyle w:val="Heading2"/>
        <w:pPrChange w:id="179" w:author="AJ Smit" w:date="2018-11-18T17:24:00Z">
          <w:pPr>
            <w:pStyle w:val="Heading3"/>
          </w:pPr>
        </w:pPrChange>
      </w:pPr>
      <w:bookmarkStart w:id="180" w:name="rda"/>
      <w:bookmarkEnd w:id="180"/>
      <w:r>
        <w:t>RDA</w:t>
      </w:r>
    </w:p>
    <w:p w14:paraId="541F0E0F" w14:textId="77777777" w:rsidR="00C969C7" w:rsidRDefault="00905922" w:rsidP="0045568E">
      <w:pPr>
        <w:pStyle w:val="BodyText"/>
        <w:pPrChange w:id="181" w:author="AJ Smit" w:date="2018-11-18T17:24:00Z">
          <w:pPr>
            <w:pStyle w:val="FirstParagraph"/>
          </w:pPr>
        </w:pPrChange>
      </w:pPr>
      <w:r>
        <w:t>The results of the RDA showed that</w:t>
      </w:r>
      <w:r w:rsidR="00A76FDB">
        <w:t xml:space="preserve"> the mean, minimum, maximum and standard deviation of the annual wave direction, </w:t>
      </w:r>
      <w:r w:rsidR="007C2115">
        <w:t xml:space="preserve">the mean, minimum, maximum and standard deviation of the annual wave period, the annual maximum wind direction, the mean, minimum, maximum and standard deviation of the annual wave period and the mean and maximum wave direction in April </w:t>
      </w:r>
      <w:r>
        <w:t xml:space="preserve">are the most influential environmental factors affecting </w:t>
      </w:r>
      <w:r>
        <w:rPr>
          <w:i/>
        </w:rPr>
        <w:t>E. maxima</w:t>
      </w:r>
      <w:r>
        <w:t xml:space="preserve"> morphology, with an </w:t>
      </w:r>
      <w:r w:rsidRPr="0045568E">
        <w:rPr>
          <w:i/>
          <w:rPrChange w:id="182" w:author="AJ Smit" w:date="2018-11-18T17:31:00Z">
            <w:rPr/>
          </w:rPrChange>
        </w:rPr>
        <w:t>R</w:t>
      </w:r>
      <w:r>
        <w:rPr>
          <w:vertAlign w:val="superscript"/>
        </w:rPr>
        <w:t>2</w:t>
      </w:r>
      <w:r>
        <w:t xml:space="preserve"> value of 0.999. The adjusted </w:t>
      </w:r>
      <w:r w:rsidRPr="0045568E">
        <w:rPr>
          <w:i/>
          <w:rPrChange w:id="183" w:author="AJ Smit" w:date="2018-11-18T17:31:00Z">
            <w:rPr/>
          </w:rPrChange>
        </w:rPr>
        <w:t>R</w:t>
      </w:r>
      <w:r>
        <w:rPr>
          <w:vertAlign w:val="superscript"/>
        </w:rPr>
        <w:t>2</w:t>
      </w:r>
      <w:r>
        <w:t xml:space="preserve"> value yielded inconclusive results (NA). Only the first two canonical axes were used in the RDA; RDA1 and RDA2, explaining 57.7% and 30.3% of the variation respectively, and 88% cumulatively. The biplot scores for constraining variables, showed that annual wave standard deviation (</w:t>
      </w:r>
      <w:proofErr w:type="spellStart"/>
      <w:r w:rsidRPr="00C460E4">
        <w:rPr>
          <w:i/>
          <w:rPrChange w:id="184" w:author="AJ Smit" w:date="2018-11-18T17:31:00Z">
            <w:rPr/>
          </w:rPrChange>
        </w:rPr>
        <w:t>Annual_dir_sd</w:t>
      </w:r>
      <w:proofErr w:type="spellEnd"/>
      <w:r>
        <w:t>), annual wave period standard deviation (</w:t>
      </w:r>
      <w:proofErr w:type="spellStart"/>
      <w:r w:rsidRPr="00C460E4">
        <w:rPr>
          <w:i/>
          <w:rPrChange w:id="185" w:author="AJ Smit" w:date="2018-11-18T17:31:00Z">
            <w:rPr/>
          </w:rPrChange>
        </w:rPr>
        <w:t>Annual_tp_sd</w:t>
      </w:r>
      <w:proofErr w:type="spellEnd"/>
      <w:r>
        <w:t>), maximum annual wave direction (</w:t>
      </w:r>
      <w:proofErr w:type="spellStart"/>
      <w:r w:rsidRPr="00C460E4">
        <w:rPr>
          <w:i/>
          <w:rPrChange w:id="186" w:author="AJ Smit" w:date="2018-11-18T17:31:00Z">
            <w:rPr/>
          </w:rPrChange>
        </w:rPr>
        <w:t>Annual_dir_max</w:t>
      </w:r>
      <w:proofErr w:type="spellEnd"/>
      <w:r>
        <w:t>) and the maximum wave direction in April (</w:t>
      </w:r>
      <w:proofErr w:type="spellStart"/>
      <w:r w:rsidRPr="00C460E4">
        <w:rPr>
          <w:i/>
          <w:rPrChange w:id="187" w:author="AJ Smit" w:date="2018-11-18T17:31:00Z">
            <w:rPr/>
          </w:rPrChange>
        </w:rPr>
        <w:t>Apr_dir_max</w:t>
      </w:r>
      <w:proofErr w:type="spellEnd"/>
      <w:r>
        <w:t>) were heavily loaded along the RDA1 axis, and negatively influence stipe length. Whereas the other influential factors mentioned above, were more heavily loaded along the second RDA axis (RDA2), positively influencing primary length.</w:t>
      </w:r>
    </w:p>
    <w:p w14:paraId="466B48C4" w14:textId="77777777" w:rsidR="001942FC" w:rsidRDefault="00905922">
      <w:pPr>
        <w:pStyle w:val="FigurewithCaption"/>
        <w:jc w:val="center"/>
      </w:pPr>
      <w:r>
        <w:rPr>
          <w:noProof/>
          <w:lang w:val="en-ZA" w:eastAsia="en-ZA"/>
        </w:rPr>
        <w:lastRenderedPageBreak/>
        <w:drawing>
          <wp:inline distT="0" distB="0" distL="0" distR="0" wp14:anchorId="7F1DD88C" wp14:editId="37097529">
            <wp:extent cx="4244400" cy="3394800"/>
            <wp:effectExtent l="0" t="0" r="0" b="0"/>
            <wp:docPr id="12" name="Picture" descr="Figure 6: An RDA biplot for the morphometric measurements of E. maxima,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6-1.png"/>
                    <pic:cNvPicPr>
                      <a:picLocks noChangeAspect="1" noChangeArrowheads="1"/>
                    </pic:cNvPicPr>
                  </pic:nvPicPr>
                  <pic:blipFill>
                    <a:blip r:embed="rId22"/>
                    <a:stretch>
                      <a:fillRect/>
                    </a:stretch>
                  </pic:blipFill>
                  <pic:spPr bwMode="auto">
                    <a:xfrm>
                      <a:off x="0" y="0"/>
                      <a:ext cx="4244400" cy="3394800"/>
                    </a:xfrm>
                    <a:prstGeom prst="rect">
                      <a:avLst/>
                    </a:prstGeom>
                    <a:noFill/>
                    <a:ln w="9525">
                      <a:noFill/>
                      <a:headEnd/>
                      <a:tailEnd/>
                    </a:ln>
                  </pic:spPr>
                </pic:pic>
              </a:graphicData>
            </a:graphic>
          </wp:inline>
        </w:drawing>
      </w:r>
    </w:p>
    <w:p w14:paraId="1CD34F96" w14:textId="77777777" w:rsidR="003F476C" w:rsidRDefault="004E4E6A" w:rsidP="003F476C">
      <w:pPr>
        <w:rPr>
          <w:rFonts w:ascii="Arial" w:hAnsi="Arial" w:cs="Arial"/>
          <w:i/>
          <w:sz w:val="20"/>
          <w:szCs w:val="20"/>
        </w:rPr>
      </w:pPr>
      <w:r w:rsidRPr="004E4E6A">
        <w:rPr>
          <w:rFonts w:ascii="Arial" w:hAnsi="Arial" w:cs="Arial"/>
          <w:b/>
          <w:sz w:val="20"/>
          <w:szCs w:val="20"/>
        </w:rPr>
        <w:t>Figure 12:</w:t>
      </w:r>
      <w:r w:rsidR="00905922" w:rsidRPr="003F476C">
        <w:rPr>
          <w:rFonts w:ascii="Arial" w:hAnsi="Arial" w:cs="Arial"/>
          <w:sz w:val="20"/>
          <w:szCs w:val="20"/>
        </w:rPr>
        <w:t xml:space="preserve"> An </w:t>
      </w:r>
      <w:commentRangeStart w:id="188"/>
      <w:r w:rsidR="00905922" w:rsidRPr="003F476C">
        <w:rPr>
          <w:rFonts w:ascii="Arial" w:hAnsi="Arial" w:cs="Arial"/>
          <w:sz w:val="20"/>
          <w:szCs w:val="20"/>
        </w:rPr>
        <w:t xml:space="preserve">RDA </w:t>
      </w:r>
      <w:commentRangeStart w:id="189"/>
      <w:r w:rsidR="00905922" w:rsidRPr="003F476C">
        <w:rPr>
          <w:rFonts w:ascii="Arial" w:hAnsi="Arial" w:cs="Arial"/>
          <w:sz w:val="20"/>
          <w:szCs w:val="20"/>
        </w:rPr>
        <w:t>biplot</w:t>
      </w:r>
      <w:commentRangeEnd w:id="189"/>
      <w:r w:rsidR="003F476C">
        <w:rPr>
          <w:rStyle w:val="CommentReference"/>
        </w:rPr>
        <w:commentReference w:id="189"/>
      </w:r>
      <w:r w:rsidR="00905922" w:rsidRPr="003F476C">
        <w:rPr>
          <w:rFonts w:ascii="Arial" w:hAnsi="Arial" w:cs="Arial"/>
          <w:sz w:val="20"/>
          <w:szCs w:val="20"/>
        </w:rPr>
        <w:t xml:space="preserve"> </w:t>
      </w:r>
      <w:commentRangeEnd w:id="188"/>
      <w:r w:rsidR="00F63C60" w:rsidRPr="003F476C">
        <w:rPr>
          <w:rStyle w:val="CommentReference"/>
        </w:rPr>
        <w:commentReference w:id="188"/>
      </w:r>
      <w:r w:rsidR="00905922" w:rsidRPr="003F476C">
        <w:rPr>
          <w:rFonts w:ascii="Arial" w:hAnsi="Arial" w:cs="Arial"/>
          <w:sz w:val="20"/>
          <w:szCs w:val="20"/>
        </w:rPr>
        <w:t>for the morphometric measurements</w:t>
      </w:r>
      <w:r w:rsidR="00905922" w:rsidRPr="004F77EC">
        <w:rPr>
          <w:rFonts w:ascii="Arial" w:hAnsi="Arial" w:cs="Arial"/>
          <w:i/>
          <w:sz w:val="20"/>
          <w:szCs w:val="20"/>
        </w:rPr>
        <w:t xml:space="preserve"> of </w:t>
      </w:r>
      <w:r w:rsidR="00905922" w:rsidRPr="003F476C">
        <w:rPr>
          <w:rFonts w:ascii="Arial" w:hAnsi="Arial" w:cs="Arial"/>
          <w:i/>
          <w:sz w:val="20"/>
          <w:szCs w:val="20"/>
        </w:rPr>
        <w:t>E. maxima</w:t>
      </w:r>
      <w:r w:rsidR="00905922" w:rsidRPr="004F77EC">
        <w:rPr>
          <w:rFonts w:ascii="Arial" w:hAnsi="Arial" w:cs="Arial"/>
          <w:i/>
          <w:sz w:val="20"/>
          <w:szCs w:val="20"/>
        </w:rPr>
        <w:t xml:space="preserve">, </w:t>
      </w:r>
      <w:r w:rsidR="00905922" w:rsidRPr="003F476C">
        <w:rPr>
          <w:rFonts w:ascii="Arial" w:hAnsi="Arial" w:cs="Arial"/>
          <w:sz w:val="20"/>
          <w:szCs w:val="20"/>
        </w:rPr>
        <w:t>constrained by thermal and wave exposure parameters</w:t>
      </w:r>
      <w:r w:rsidR="00EB1DC1" w:rsidRPr="003F476C">
        <w:rPr>
          <w:rFonts w:ascii="Arial" w:hAnsi="Arial" w:cs="Arial"/>
          <w:sz w:val="20"/>
          <w:szCs w:val="20"/>
        </w:rPr>
        <w:t xml:space="preserve"> </w:t>
      </w:r>
      <w:r w:rsidR="00905922" w:rsidRPr="003F476C">
        <w:rPr>
          <w:rFonts w:ascii="Arial" w:hAnsi="Arial" w:cs="Arial"/>
          <w:sz w:val="20"/>
          <w:szCs w:val="20"/>
        </w:rPr>
        <w:t>(environmental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w:t>
      </w:r>
      <w:bookmarkStart w:id="190" w:name="discussion"/>
      <w:bookmarkEnd w:id="190"/>
    </w:p>
    <w:p w14:paraId="71A0F2CC" w14:textId="77777777" w:rsidR="00EB1DC1" w:rsidRPr="00EB1DC1" w:rsidRDefault="00905922" w:rsidP="007A34C2">
      <w:pPr>
        <w:pStyle w:val="Heading1"/>
        <w:pPrChange w:id="191" w:author="AJ Smit" w:date="2018-11-18T17:16:00Z">
          <w:pPr/>
        </w:pPrChange>
      </w:pPr>
      <w:r w:rsidRPr="003F476C">
        <w:t>Discussion</w:t>
      </w:r>
    </w:p>
    <w:p w14:paraId="468F7CFC" w14:textId="77777777" w:rsidR="00C969C7" w:rsidRDefault="00905922" w:rsidP="0045568E">
      <w:pPr>
        <w:pStyle w:val="BodyText"/>
        <w:pPrChange w:id="192" w:author="AJ Smit" w:date="2018-11-18T17:24:00Z">
          <w:pPr>
            <w:pStyle w:val="FirstParagraph"/>
          </w:pPr>
        </w:pPrChange>
      </w:pPr>
      <w:r>
        <w:t xml:space="preserve">In this study, we aimed to determine how, or rather which aspects of temperature and wave parameters influence the morphology of </w:t>
      </w:r>
      <w:r w:rsidRPr="00AC025C">
        <w:rPr>
          <w:i/>
        </w:rPr>
        <w:t>E. maxima</w:t>
      </w:r>
      <w:r>
        <w:t xml:space="preserve"> in shallow water. Sporophytes of </w:t>
      </w:r>
      <w:r w:rsidRPr="00AC025C">
        <w:rPr>
          <w:i/>
        </w:rPr>
        <w:t xml:space="preserve">E. </w:t>
      </w:r>
      <w:r w:rsidR="00AC025C" w:rsidRPr="00AC025C">
        <w:rPr>
          <w:i/>
        </w:rPr>
        <w:t>m</w:t>
      </w:r>
      <w:r w:rsidRPr="00AC025C">
        <w:rPr>
          <w:i/>
        </w:rPr>
        <w:t>axima</w:t>
      </w:r>
      <w:r>
        <w:t xml:space="preserve"> were collected in the central parts of its geographical range, at sites with variable temperature and wave exposure regimes. Previous studies have shown that temperature is a driver of the geographic distribution of most marine organisms, including kelp (Bolton 2010). However, there is a strong consensus among biologists, that wave action is responsible for the morphological variation found within kelps (Gerard and Mann 1979, Molloy and Bolton 1996, Hurd 2000, </w:t>
      </w:r>
      <w:proofErr w:type="spellStart"/>
      <w:r>
        <w:t>Wernberg</w:t>
      </w:r>
      <w:proofErr w:type="spellEnd"/>
      <w:r>
        <w:t xml:space="preserve"> and Thomsen 2005). Our results show that wave parameters are the most influential aspects of morphological variation within </w:t>
      </w:r>
      <w:r w:rsidRPr="00AC025C">
        <w:rPr>
          <w:i/>
        </w:rPr>
        <w:t xml:space="preserve">E. </w:t>
      </w:r>
      <w:r w:rsidR="00AC025C" w:rsidRPr="00AC025C">
        <w:rPr>
          <w:i/>
        </w:rPr>
        <w:t>m</w:t>
      </w:r>
      <w:r w:rsidRPr="00AC025C">
        <w:rPr>
          <w:i/>
        </w:rPr>
        <w:t>axima</w:t>
      </w:r>
      <w:r>
        <w:t xml:space="preserve">, especially parameters around the mean of annual wave direction, annual wave height, and annual wave period. Annual maximum wind direction and the mean and maximum wave direction in April were also important in influencing the morphology of </w:t>
      </w:r>
      <w:r w:rsidRPr="006A5040">
        <w:rPr>
          <w:i/>
        </w:rPr>
        <w:t>E.</w:t>
      </w:r>
      <w:ins w:id="193" w:author="AJ Smit" w:date="2018-11-18T17:42:00Z">
        <w:r w:rsidR="00D5338F">
          <w:rPr>
            <w:i/>
          </w:rPr>
          <w:t xml:space="preserve"> </w:t>
        </w:r>
      </w:ins>
      <w:r w:rsidRPr="006A5040">
        <w:rPr>
          <w:i/>
        </w:rPr>
        <w:t>maxima</w:t>
      </w:r>
      <w:r>
        <w:t xml:space="preserve"> in shallow water.</w:t>
      </w:r>
    </w:p>
    <w:p w14:paraId="09BAB993" w14:textId="77777777" w:rsidR="00C969C7" w:rsidRDefault="00905922">
      <w:pPr>
        <w:pStyle w:val="BodyText"/>
      </w:pPr>
      <w:r>
        <w:t>Although temperature is the determining factor of the distribution of kelp (Bolton</w:t>
      </w:r>
      <w:r w:rsidR="002B5F86">
        <w:t xml:space="preserve"> </w:t>
      </w:r>
      <w:r>
        <w:t xml:space="preserve">2010), temperature parameters had no influence whatsoever on the morphology of </w:t>
      </w:r>
      <w:r>
        <w:rPr>
          <w:i/>
        </w:rPr>
        <w:t>E. maxima</w:t>
      </w:r>
      <w:r>
        <w:t>. Temperature shows more variation at sites in False Bay, especially during summer when temperatures can reach highs of 24</w:t>
      </w:r>
      <w:r w:rsidRPr="002B5F86">
        <w:rPr>
          <w:vertAlign w:val="superscript"/>
        </w:rPr>
        <w:t>o</w:t>
      </w:r>
      <w:r>
        <w:t>C. Maximum temperatures during summer coincides with the peak of the upwelling season (</w:t>
      </w:r>
      <w:proofErr w:type="spellStart"/>
      <w:r w:rsidRPr="00EB1DC1">
        <w:t>Velimirov</w:t>
      </w:r>
      <w:proofErr w:type="spellEnd"/>
      <w:r w:rsidR="00EB1DC1" w:rsidRPr="00EB1DC1">
        <w:t xml:space="preserve"> et al.</w:t>
      </w:r>
      <w:r w:rsidR="00F42BF0">
        <w:t>,</w:t>
      </w:r>
      <w:r w:rsidRPr="00EB1DC1">
        <w:t xml:space="preserve"> 1997</w:t>
      </w:r>
      <w:r>
        <w:t xml:space="preserve">) bringing nutrients to the surface. South easterly winds are stronger during summer months, blowing the warm Agulhas current waters into the bay. This occurrence has a strong effect on the intensity of wave action and wave height within False Bay. West coast sites experience fairly constant temperatures throughout the year. The unique topography of Cape point shelters the west coast sites from this strong prevailing wind during summer Minimum temperatures were recorded between the </w:t>
      </w:r>
      <w:r>
        <w:lastRenderedPageBreak/>
        <w:t xml:space="preserve">winter months of June and September, when the first south-easterly wind of the season occurs, </w:t>
      </w:r>
      <w:r w:rsidRPr="00B716B0">
        <w:t xml:space="preserve">blowing the coastal waters offshore </w:t>
      </w:r>
      <w:r w:rsidR="00B716B0" w:rsidRPr="00B716B0">
        <w:t>(</w:t>
      </w:r>
      <w:proofErr w:type="spellStart"/>
      <w:r w:rsidR="00EB1DC1" w:rsidRPr="00EB1DC1">
        <w:t>Velimirov</w:t>
      </w:r>
      <w:proofErr w:type="spellEnd"/>
      <w:r w:rsidR="00EB1DC1" w:rsidRPr="00EB1DC1">
        <w:t xml:space="preserve"> et al.</w:t>
      </w:r>
      <w:r w:rsidR="00F42BF0">
        <w:t>,</w:t>
      </w:r>
      <w:r w:rsidR="00EB1DC1" w:rsidRPr="00EB1DC1">
        <w:t xml:space="preserve"> 1997</w:t>
      </w:r>
      <w:r w:rsidR="00B716B0" w:rsidRPr="00B716B0">
        <w:t>).</w:t>
      </w:r>
      <w:r w:rsidR="00B716B0">
        <w:t xml:space="preserve"> </w:t>
      </w:r>
      <w:r>
        <w:t>Unseasonal upwelling occurs during this time, when the south-</w:t>
      </w:r>
      <w:proofErr w:type="spellStart"/>
      <w:r>
        <w:t>easter</w:t>
      </w:r>
      <w:proofErr w:type="spellEnd"/>
      <w:r>
        <w:t xml:space="preserve"> blows for short periods of time </w:t>
      </w:r>
      <w:r w:rsidR="00B716B0">
        <w:t>(</w:t>
      </w:r>
      <w:proofErr w:type="spellStart"/>
      <w:r w:rsidR="00EB1DC1" w:rsidRPr="00EB1DC1">
        <w:t>Velimirov</w:t>
      </w:r>
      <w:proofErr w:type="spellEnd"/>
      <w:r w:rsidR="00EB1DC1" w:rsidRPr="00EB1DC1">
        <w:t xml:space="preserve"> et al.</w:t>
      </w:r>
      <w:r w:rsidR="00F42BF0">
        <w:t>,</w:t>
      </w:r>
      <w:r w:rsidR="00EB1DC1" w:rsidRPr="00EB1DC1">
        <w:t xml:space="preserve"> 1997</w:t>
      </w:r>
      <w:r w:rsidR="00B716B0">
        <w:t>).</w:t>
      </w:r>
      <w:ins w:id="194" w:author="AJ Smit" w:date="2018-11-18T17:32:00Z">
        <w:r w:rsidR="00C460E4">
          <w:t xml:space="preserve"> </w:t>
        </w:r>
      </w:ins>
      <w:r>
        <w:t xml:space="preserve">After thorough analysis between kelps in exposed and sheltered sites, Fowler-Walker, </w:t>
      </w:r>
      <w:proofErr w:type="spellStart"/>
      <w:r>
        <w:t>Wernberg</w:t>
      </w:r>
      <w:proofErr w:type="spellEnd"/>
      <w:r>
        <w:t xml:space="preserve"> and Connell (2006) determined that morphological variation is a plastic trait, which kelps have developed in response to their local environment. When comparing morphological variables among sites, it is evident that there are clear patterns distinguishing False Bay sites, to those along the West Coast. Primary blade length and stipe length are two variables where these patterns are clearly visible (</w:t>
      </w:r>
      <w:r w:rsidR="00AC025C">
        <w:t>F</w:t>
      </w:r>
      <w:r>
        <w:t xml:space="preserve">igure </w:t>
      </w:r>
      <w:r w:rsidR="00AC025C">
        <w:t>3</w:t>
      </w:r>
      <w:r>
        <w:t xml:space="preserve">). Sites in the False Bay region generally have shorter primary blades and, longer stipe lengths. This could be in response to environmental conditions, as False Bay is more exposed to the prevailing south easterly winds, resulting in more extreme wave action. Increased stipe lengths </w:t>
      </w:r>
      <w:del w:id="195" w:author="AJ Smit" w:date="2018-11-18T17:32:00Z">
        <w:r w:rsidDel="00C460E4">
          <w:delText xml:space="preserve">is </w:delText>
        </w:r>
      </w:del>
      <w:ins w:id="196" w:author="AJ Smit" w:date="2018-11-18T17:32:00Z">
        <w:r w:rsidR="00C460E4">
          <w:t>are</w:t>
        </w:r>
        <w:r w:rsidR="00C460E4">
          <w:t xml:space="preserve"> </w:t>
        </w:r>
      </w:ins>
      <w:r>
        <w:t>thought to be a morphological response to light limitation due to crowding in kelp beds (</w:t>
      </w:r>
      <w:proofErr w:type="spellStart"/>
      <w:r>
        <w:t>Hymanson</w:t>
      </w:r>
      <w:proofErr w:type="spellEnd"/>
      <w:r>
        <w:t xml:space="preserve"> et al., 1990</w:t>
      </w:r>
      <w:r w:rsidR="00B716B0">
        <w:t>,</w:t>
      </w:r>
      <w:r>
        <w:t xml:space="preserve"> Holbrook et al., 1991</w:t>
      </w:r>
      <w:r w:rsidR="00B716B0">
        <w:t>,</w:t>
      </w:r>
      <w:r>
        <w:t xml:space="preserve"> </w:t>
      </w:r>
      <w:proofErr w:type="spellStart"/>
      <w:r>
        <w:t>Sjøtun</w:t>
      </w:r>
      <w:proofErr w:type="spellEnd"/>
      <w:r>
        <w:t xml:space="preserve"> and </w:t>
      </w:r>
      <w:proofErr w:type="spellStart"/>
      <w:r>
        <w:t>Fredriksen</w:t>
      </w:r>
      <w:proofErr w:type="spellEnd"/>
      <w:r>
        <w:t xml:space="preserve"> 1995). Longer stipe lengths, also allow kelp to be more flexible and adopt a “go with the flow” style of living, reducing the effects of wind-driven water motion (Gaylord and Denny 1997). It is however less beneficial in shallower waters and areas experiencing large wave heights (Gaylord and Denny 1997).</w:t>
      </w:r>
    </w:p>
    <w:p w14:paraId="5B6DF0B3" w14:textId="77777777" w:rsidR="00C969C7" w:rsidRDefault="00905922">
      <w:pPr>
        <w:pStyle w:val="BodyText"/>
      </w:pPr>
      <w:r>
        <w:t>Blade morphology is highly variable in kelp species, as they adapt to local wave regimes (</w:t>
      </w:r>
      <w:proofErr w:type="spellStart"/>
      <w:r>
        <w:t>Wernberg</w:t>
      </w:r>
      <w:proofErr w:type="spellEnd"/>
      <w:r>
        <w:t xml:space="preserve"> and </w:t>
      </w:r>
      <w:proofErr w:type="spellStart"/>
      <w:r>
        <w:t>Vanderklift</w:t>
      </w:r>
      <w:proofErr w:type="spellEnd"/>
      <w:r>
        <w:t xml:space="preserve"> 2010, Roberson and Coyer 2004, </w:t>
      </w:r>
      <w:proofErr w:type="spellStart"/>
      <w:r>
        <w:t>Wernberg</w:t>
      </w:r>
      <w:proofErr w:type="spellEnd"/>
      <w:r>
        <w:t xml:space="preserve"> and Thomsen 2005). Morphologies include long, flat blades in high wave action areas (Koehl et al</w:t>
      </w:r>
      <w:r w:rsidR="00B716B0">
        <w:t>.,</w:t>
      </w:r>
      <w:r>
        <w:t xml:space="preserve"> 2008), which decrease drag (Denny 1988) to prevent breakage (Johnson and Koehl 1994, Blanchette et al.</w:t>
      </w:r>
      <w:r w:rsidR="00B716B0">
        <w:t>,</w:t>
      </w:r>
      <w:r>
        <w:t xml:space="preserve"> 2002) and lower rates of dislodgement (Hurd 2000).</w:t>
      </w:r>
    </w:p>
    <w:p w14:paraId="23B7FAFD" w14:textId="77777777" w:rsidR="00C969C7" w:rsidRDefault="00905922">
      <w:pPr>
        <w:pStyle w:val="BodyText"/>
      </w:pPr>
      <w:r>
        <w:t xml:space="preserve">Kelps in sheltered localities, along the West Coast show similar trends to studies done by Gerard and Mann (1979), Wheeler (1980) and Fowler-Walker, </w:t>
      </w:r>
      <w:proofErr w:type="spellStart"/>
      <w:r>
        <w:t>Wernberg</w:t>
      </w:r>
      <w:proofErr w:type="spellEnd"/>
      <w:r>
        <w:t xml:space="preserve"> and Connell (2006), where kelp sporophytes have adapted by increasing the surface area of their secondary fronds, </w:t>
      </w:r>
      <w:proofErr w:type="spellStart"/>
      <w:r>
        <w:t>characterised</w:t>
      </w:r>
      <w:proofErr w:type="spellEnd"/>
      <w:r>
        <w:t xml:space="preserve"> by wide, rough blades in shallow, low wave action areas (Koehl et al</w:t>
      </w:r>
      <w:r w:rsidR="00B716B0">
        <w:t>.,</w:t>
      </w:r>
      <w:r>
        <w:t xml:space="preserve"> 2008</w:t>
      </w:r>
      <w:r w:rsidR="00B716B0">
        <w:t>,</w:t>
      </w:r>
      <w:r>
        <w:t xml:space="preserve"> Levy 2014), which increase turbulence around the blade, decreasing the boundary layer in order to increase nutrient uptake (Wheeler 1980, Roberson and Coyer 2004, Levy 2014) and receive optimal light for photosynthesis.</w:t>
      </w:r>
    </w:p>
    <w:p w14:paraId="64248E54" w14:textId="77777777" w:rsidR="00C969C7" w:rsidRDefault="00905922">
      <w:pPr>
        <w:pStyle w:val="BodyText"/>
      </w:pPr>
      <w:r>
        <w:t>Differences in growth rates and morphology are related to the position of the kelp within the canopy, as well as seasonal variations, because kelps grow faster in summer than in winter (Stewart</w:t>
      </w:r>
      <w:r w:rsidR="00B716B0">
        <w:t xml:space="preserve"> </w:t>
      </w:r>
      <w:r>
        <w:t>et</w:t>
      </w:r>
      <w:r w:rsidR="00B716B0">
        <w:t xml:space="preserve"> </w:t>
      </w:r>
      <w:r>
        <w:t>al</w:t>
      </w:r>
      <w:r w:rsidR="00B716B0">
        <w:t xml:space="preserve">., </w:t>
      </w:r>
      <w:r>
        <w:t>2009). This is reiterated by the peak of upwelling supplying nutrients to the kelp, and wave action removing waste products from the surface of the kelp, promoting growth (Westlake 1967). Adult sporophytes collected in shallow water are significantly larger than adult kelps collected in 1m deep water (</w:t>
      </w:r>
      <w:r w:rsidR="00AC025C">
        <w:t>F</w:t>
      </w:r>
      <w:r>
        <w:t xml:space="preserve">igure </w:t>
      </w:r>
      <w:r w:rsidR="00AC025C">
        <w:t>4</w:t>
      </w:r>
      <w:r>
        <w:t xml:space="preserve">). This is a result of the dampening effect kelp canopies have on current velocities and waves along the shore (Koehl and </w:t>
      </w:r>
      <w:proofErr w:type="spellStart"/>
      <w:r>
        <w:t>Alberte</w:t>
      </w:r>
      <w:proofErr w:type="spellEnd"/>
      <w:r>
        <w:t xml:space="preserve"> 1988</w:t>
      </w:r>
      <w:r w:rsidR="00B716B0">
        <w:t>,</w:t>
      </w:r>
      <w:r>
        <w:t xml:space="preserve"> Dudgeon and Johnson 1992</w:t>
      </w:r>
      <w:r w:rsidR="00B716B0">
        <w:t>,</w:t>
      </w:r>
      <w:r>
        <w:t xml:space="preserve"> Jackson 1997</w:t>
      </w:r>
      <w:r w:rsidR="00B716B0">
        <w:t>,</w:t>
      </w:r>
      <w:r>
        <w:t xml:space="preserve"> Koehl</w:t>
      </w:r>
      <w:r w:rsidR="00B716B0">
        <w:t>,</w:t>
      </w:r>
      <w:r>
        <w:t>2000</w:t>
      </w:r>
      <w:r w:rsidR="00B716B0">
        <w:t>,</w:t>
      </w:r>
      <w:r>
        <w:t xml:space="preserve"> Gaylord et al.</w:t>
      </w:r>
      <w:r w:rsidR="00F42BF0">
        <w:t>,</w:t>
      </w:r>
      <w:r>
        <w:t xml:space="preserve"> 2007).</w:t>
      </w:r>
    </w:p>
    <w:p w14:paraId="69752539" w14:textId="77777777" w:rsidR="00C969C7" w:rsidRDefault="00905922">
      <w:pPr>
        <w:pStyle w:val="BodyText"/>
      </w:pPr>
      <w:r>
        <w:t xml:space="preserve">When comparing </w:t>
      </w:r>
      <w:del w:id="197" w:author="AJ Smit" w:date="2018-11-18T17:32:00Z">
        <w:r w:rsidDel="00C460E4">
          <w:delText>sporohytes</w:delText>
        </w:r>
      </w:del>
      <w:ins w:id="198" w:author="AJ Smit" w:date="2018-11-18T17:32:00Z">
        <w:r w:rsidR="00C460E4">
          <w:t>sporophytes</w:t>
        </w:r>
      </w:ins>
      <w:r>
        <w:t xml:space="preserve"> collected in water as deep as 7m (Figures </w:t>
      </w:r>
      <w:r w:rsidR="00AC025C">
        <w:t>5</w:t>
      </w:r>
      <w:r>
        <w:t xml:space="preserve"> and </w:t>
      </w:r>
      <w:r w:rsidR="00AC025C">
        <w:t>6</w:t>
      </w:r>
      <w:r>
        <w:t>), it is important to note that these kelps are usually below the surface of the water. Thus</w:t>
      </w:r>
      <w:ins w:id="199" w:author="AJ Smit" w:date="2018-11-18T17:32:00Z">
        <w:r w:rsidR="00C460E4">
          <w:t>,</w:t>
        </w:r>
      </w:ins>
      <w:r>
        <w:t xml:space="preserve"> they are not in the direct path of intense wave action, and the risk of dislodgement and/or breakage, is far less than for that of kelps at 1m depth. Kelps in deeper water invest more of their energy into stipe length, stipe mass and frond lengths, in order to compromise for the lack of light penetration, evident at </w:t>
      </w:r>
      <w:proofErr w:type="spellStart"/>
      <w:r>
        <w:t>Buffels</w:t>
      </w:r>
      <w:proofErr w:type="spellEnd"/>
      <w:r>
        <w:t xml:space="preserve"> </w:t>
      </w:r>
      <w:ins w:id="200" w:author="AJ Smit" w:date="2018-11-18T17:41:00Z">
        <w:r w:rsidR="00C460E4">
          <w:t xml:space="preserve">Bay </w:t>
        </w:r>
      </w:ins>
      <w:r>
        <w:t xml:space="preserve">and Miller’s Point which are exposed to semi exposed sites. Kelps collected at the West coast sites of Kommetjie and </w:t>
      </w:r>
      <w:proofErr w:type="spellStart"/>
      <w:r>
        <w:t>Soetwater</w:t>
      </w:r>
      <w:proofErr w:type="spellEnd"/>
      <w:r>
        <w:t xml:space="preserve"> (Figure </w:t>
      </w:r>
      <w:r w:rsidR="00AC025C">
        <w:t>5</w:t>
      </w:r>
      <w:r>
        <w:t xml:space="preserve">), are more invested in morphologies that increases surface area to </w:t>
      </w:r>
      <w:proofErr w:type="spellStart"/>
      <w:r>
        <w:t>maximise</w:t>
      </w:r>
      <w:proofErr w:type="spellEnd"/>
      <w:r>
        <w:t xml:space="preserve"> nutrient uptake.</w:t>
      </w:r>
    </w:p>
    <w:p w14:paraId="4E21ED73" w14:textId="77777777" w:rsidR="00C969C7" w:rsidRDefault="00905922">
      <w:pPr>
        <w:pStyle w:val="BodyText"/>
      </w:pPr>
      <w:r>
        <w:t xml:space="preserve">Numerous </w:t>
      </w:r>
      <w:del w:id="201" w:author="AJ Smit" w:date="2018-11-18T17:32:00Z">
        <w:r w:rsidDel="00C460E4">
          <w:delText>tudies</w:delText>
        </w:r>
      </w:del>
      <w:ins w:id="202" w:author="AJ Smit" w:date="2018-11-18T17:32:00Z">
        <w:r w:rsidR="00C460E4">
          <w:t>studies</w:t>
        </w:r>
      </w:ins>
      <w:r>
        <w:t xml:space="preserve"> have shown that wave exposure is the most commonly identified cause of morphological variation in kelps (Gerard and Mann 1979</w:t>
      </w:r>
      <w:r w:rsidR="00B716B0">
        <w:t>,</w:t>
      </w:r>
      <w:r>
        <w:t xml:space="preserve"> Cousens 1982</w:t>
      </w:r>
      <w:r w:rsidR="00B716B0">
        <w:t>,</w:t>
      </w:r>
      <w:r>
        <w:t xml:space="preserve"> Cheshire and Hallam 19</w:t>
      </w:r>
      <w:r w:rsidR="00F42BF0">
        <w:t>8</w:t>
      </w:r>
      <w:r>
        <w:t>8</w:t>
      </w:r>
      <w:r w:rsidR="00B716B0">
        <w:t>,</w:t>
      </w:r>
      <w:r>
        <w:t xml:space="preserve"> Molloy and Bolton 1996</w:t>
      </w:r>
      <w:r w:rsidR="00B716B0">
        <w:t>,</w:t>
      </w:r>
      <w:r>
        <w:t xml:space="preserve"> Blanchette et al., 2002</w:t>
      </w:r>
      <w:r w:rsidR="00B716B0">
        <w:t>,</w:t>
      </w:r>
      <w:r>
        <w:t xml:space="preserve"> Roberson and Coyer 2004</w:t>
      </w:r>
      <w:r w:rsidR="00B716B0">
        <w:t>,</w:t>
      </w:r>
      <w:r>
        <w:t xml:space="preserve"> Hur</w:t>
      </w:r>
      <w:r w:rsidR="00AC025C">
        <w:t>d</w:t>
      </w:r>
      <w:r>
        <w:t xml:space="preserve">, 2000, </w:t>
      </w:r>
      <w:proofErr w:type="spellStart"/>
      <w:r>
        <w:t>Wernberg</w:t>
      </w:r>
      <w:proofErr w:type="spellEnd"/>
      <w:r>
        <w:t xml:space="preserve"> </w:t>
      </w:r>
      <w:r>
        <w:lastRenderedPageBreak/>
        <w:t xml:space="preserve">and Thomsen 2005). Wave exposure comprises many parameters including, height, direction, speed, period and wind speed and wind direction. </w:t>
      </w:r>
      <w:del w:id="203" w:author="AJ Smit" w:date="2018-11-18T17:32:00Z">
        <w:r w:rsidDel="00C460E4">
          <w:delText>So</w:delText>
        </w:r>
      </w:del>
      <w:ins w:id="204" w:author="AJ Smit" w:date="2018-11-18T17:32:00Z">
        <w:r w:rsidR="00C460E4">
          <w:t>So,</w:t>
        </w:r>
      </w:ins>
      <w:r>
        <w:t xml:space="preserve"> it is assumed that morphology responds differently to each parameter within the hydrodynamic environment (</w:t>
      </w:r>
      <w:proofErr w:type="spellStart"/>
      <w:r>
        <w:t>Wernberg</w:t>
      </w:r>
      <w:proofErr w:type="spellEnd"/>
      <w:r>
        <w:t xml:space="preserve"> and Thomsen 2005). Although, it needs to be </w:t>
      </w:r>
      <w:del w:id="205" w:author="AJ Smit" w:date="2018-11-18T17:32:00Z">
        <w:r w:rsidDel="00C460E4">
          <w:delText>taken into account</w:delText>
        </w:r>
      </w:del>
      <w:ins w:id="206" w:author="AJ Smit" w:date="2018-11-18T17:32:00Z">
        <w:r w:rsidR="00C460E4">
          <w:t>considered</w:t>
        </w:r>
      </w:ins>
      <w:r>
        <w:t xml:space="preserve"> that site-specific factors such as depth, (Molloy and Bolton 1996), grazing (</w:t>
      </w:r>
      <w:proofErr w:type="spellStart"/>
      <w:r>
        <w:t>Kalvas</w:t>
      </w:r>
      <w:proofErr w:type="spellEnd"/>
      <w:r>
        <w:t xml:space="preserve"> and </w:t>
      </w:r>
      <w:proofErr w:type="spellStart"/>
      <w:r>
        <w:t>Kautsky</w:t>
      </w:r>
      <w:proofErr w:type="spellEnd"/>
      <w:r>
        <w:t xml:space="preserve"> 1993) and nutrient levels (Blanchette et al., 2002) also somewhat influence kelp morphology. Deeper kelps are however less affected by wave action than those occurring in shallower areas </w:t>
      </w:r>
      <w:r w:rsidR="00B716B0">
        <w:t>(</w:t>
      </w:r>
      <w:proofErr w:type="spellStart"/>
      <w:r w:rsidR="00B716B0" w:rsidRPr="00B716B0">
        <w:t>Velimirov</w:t>
      </w:r>
      <w:proofErr w:type="spellEnd"/>
      <w:r w:rsidR="00F42BF0">
        <w:t xml:space="preserve"> et al.,</w:t>
      </w:r>
      <w:r w:rsidR="00AC025C">
        <w:t xml:space="preserve"> </w:t>
      </w:r>
      <w:r w:rsidR="00B716B0" w:rsidRPr="00B716B0">
        <w:t>1997</w:t>
      </w:r>
      <w:r w:rsidR="00B716B0">
        <w:t xml:space="preserve">). </w:t>
      </w:r>
      <w:r>
        <w:t xml:space="preserve">The RDA showed annual maximum wave height is one of the most influential parameters on </w:t>
      </w:r>
      <w:r>
        <w:rPr>
          <w:i/>
        </w:rPr>
        <w:t>E. maxima</w:t>
      </w:r>
      <w:r>
        <w:t xml:space="preserve"> morphology. West coast sites tend to have larger waves, especially in winter. This has allowed </w:t>
      </w:r>
      <w:r>
        <w:rPr>
          <w:i/>
        </w:rPr>
        <w:t>E. maxima</w:t>
      </w:r>
      <w:r>
        <w:t xml:space="preserve"> to adapt to these harsh conditions by developing larger primary blades that can withstand intense wave action. Stipe circumference is also larger at these sites in order for kelp to remain buoyant and more flexible. Another possible reason for the larger morphologies in this location is to </w:t>
      </w:r>
      <w:proofErr w:type="spellStart"/>
      <w:r>
        <w:t>maximise</w:t>
      </w:r>
      <w:proofErr w:type="spellEnd"/>
      <w:r>
        <w:t xml:space="preserve"> the uptake of nutrients which comes with the intense upwelling. Therefore, fronds become longer, the primary blades become wider and the thalli in general are sturdier.</w:t>
      </w:r>
    </w:p>
    <w:p w14:paraId="069F2448" w14:textId="77777777" w:rsidR="00C969C7" w:rsidRDefault="00905922">
      <w:pPr>
        <w:pStyle w:val="BodyText"/>
      </w:pPr>
      <w:r>
        <w:t xml:space="preserve">Frond mass was explained by the standard deviation of the annual wave direction. This is another technique of </w:t>
      </w:r>
      <w:r>
        <w:rPr>
          <w:i/>
        </w:rPr>
        <w:t xml:space="preserve">E. </w:t>
      </w:r>
      <w:proofErr w:type="gramStart"/>
      <w:r>
        <w:rPr>
          <w:i/>
        </w:rPr>
        <w:t>maxima</w:t>
      </w:r>
      <w:proofErr w:type="gramEnd"/>
      <w:r>
        <w:t xml:space="preserve"> to become sturdier and prevent dislodgement or breakage. When wave direction changes from the south easterly, to a more northerly direction, the sites along the west coast feels the full effects. The </w:t>
      </w:r>
      <w:del w:id="207" w:author="AJ Smit" w:date="2018-11-18T17:41:00Z">
        <w:r w:rsidDel="00C460E4">
          <w:delText xml:space="preserve">cape </w:delText>
        </w:r>
      </w:del>
      <w:ins w:id="208" w:author="AJ Smit" w:date="2018-11-18T17:41:00Z">
        <w:r w:rsidR="00C460E4">
          <w:t>C</w:t>
        </w:r>
        <w:r w:rsidR="00C460E4">
          <w:t xml:space="preserve">ape </w:t>
        </w:r>
      </w:ins>
      <w:del w:id="209" w:author="AJ Smit" w:date="2018-11-18T17:41:00Z">
        <w:r w:rsidDel="00C460E4">
          <w:delText xml:space="preserve">point </w:delText>
        </w:r>
      </w:del>
      <w:ins w:id="210" w:author="AJ Smit" w:date="2018-11-18T17:41:00Z">
        <w:r w:rsidR="00C460E4">
          <w:t>P</w:t>
        </w:r>
        <w:r w:rsidR="00C460E4">
          <w:t xml:space="preserve">oint </w:t>
        </w:r>
      </w:ins>
      <w:r>
        <w:t>headland shelters false bay in the same way that the west coast sites are sheltered from the summer south easterly.</w:t>
      </w:r>
    </w:p>
    <w:p w14:paraId="223F86EB" w14:textId="77777777" w:rsidR="00C969C7" w:rsidRDefault="00905922">
      <w:pPr>
        <w:pStyle w:val="BodyText"/>
      </w:pPr>
      <w:r>
        <w:t>Kelps are an important indicator of change as they are extremely responsive to environmental conditions, thus with the looming threat of climate change and resulting increase of sea surface temperatures, it is predicted that geographic distribution will be shifted and fairly reduced (Muller et al</w:t>
      </w:r>
      <w:r w:rsidR="00F42BF0">
        <w:t>.,</w:t>
      </w:r>
      <w:r>
        <w:t xml:space="preserve"> 2009, </w:t>
      </w:r>
      <w:proofErr w:type="spellStart"/>
      <w:r>
        <w:t>Merzouk</w:t>
      </w:r>
      <w:proofErr w:type="spellEnd"/>
      <w:r>
        <w:t xml:space="preserve"> 2011). Kelps have an impact on community structure (</w:t>
      </w:r>
      <w:proofErr w:type="spellStart"/>
      <w:r>
        <w:t>Steneck</w:t>
      </w:r>
      <w:proofErr w:type="spellEnd"/>
      <w:r>
        <w:t xml:space="preserve"> et al</w:t>
      </w:r>
      <w:r w:rsidR="00F42BF0">
        <w:t>.,</w:t>
      </w:r>
      <w:r>
        <w:t xml:space="preserve"> 2002), so the impacts of global warming and climate change will have a cascading effect throughout temperate marine ecosystems (</w:t>
      </w:r>
      <w:proofErr w:type="spellStart"/>
      <w:r>
        <w:t>Wernberg</w:t>
      </w:r>
      <w:proofErr w:type="spellEnd"/>
      <w:r>
        <w:t xml:space="preserve"> et al</w:t>
      </w:r>
      <w:r w:rsidR="00F42BF0">
        <w:t>.,</w:t>
      </w:r>
      <w:r>
        <w:t xml:space="preserve"> 2010). Consequences include possible loss of fragmentation of kelp habitats, causing a loss in biodiversity within kelp beds and its surrounds (</w:t>
      </w:r>
      <w:proofErr w:type="spellStart"/>
      <w:r>
        <w:t>Wernberg</w:t>
      </w:r>
      <w:proofErr w:type="spellEnd"/>
      <w:r>
        <w:t xml:space="preserve"> et al</w:t>
      </w:r>
      <w:r w:rsidR="00F42BF0">
        <w:t>.,</w:t>
      </w:r>
      <w:r>
        <w:t xml:space="preserve"> 2010).</w:t>
      </w:r>
    </w:p>
    <w:p w14:paraId="7A27B804" w14:textId="77777777" w:rsidR="00C969C7" w:rsidDel="007A34C2" w:rsidRDefault="00905922" w:rsidP="007A34C2">
      <w:pPr>
        <w:pStyle w:val="Heading1"/>
        <w:rPr>
          <w:del w:id="211" w:author="AJ Smit" w:date="2018-11-18T17:16:00Z"/>
        </w:rPr>
        <w:pPrChange w:id="212" w:author="AJ Smit" w:date="2018-11-18T17:16:00Z">
          <w:pPr>
            <w:pStyle w:val="Heading2"/>
          </w:pPr>
        </w:pPrChange>
      </w:pPr>
      <w:bookmarkStart w:id="213" w:name="conclusions"/>
      <w:bookmarkEnd w:id="213"/>
      <w:r>
        <w:t>Conclusions</w:t>
      </w:r>
    </w:p>
    <w:p w14:paraId="60CB58B4" w14:textId="77777777" w:rsidR="00F42BF0" w:rsidRPr="00F42BF0" w:rsidRDefault="00F42BF0" w:rsidP="007A34C2">
      <w:pPr>
        <w:pStyle w:val="Heading1"/>
        <w:pPrChange w:id="214" w:author="AJ Smit" w:date="2018-11-18T17:16:00Z">
          <w:pPr>
            <w:pStyle w:val="BodyText"/>
          </w:pPr>
        </w:pPrChange>
      </w:pPr>
    </w:p>
    <w:p w14:paraId="7416D6EA" w14:textId="77777777" w:rsidR="00C969C7" w:rsidRDefault="00905922" w:rsidP="0045568E">
      <w:pPr>
        <w:pStyle w:val="BodyText"/>
        <w:pPrChange w:id="215" w:author="AJ Smit" w:date="2018-11-18T17:24:00Z">
          <w:pPr>
            <w:pStyle w:val="FirstParagraph"/>
          </w:pPr>
        </w:pPrChange>
      </w:pPr>
      <w:r>
        <w:t xml:space="preserve">The results of the RDA showed no temperature parameters to be influential in the morphology of shallow water </w:t>
      </w:r>
      <w:r w:rsidRPr="00F42BF0">
        <w:rPr>
          <w:i/>
        </w:rPr>
        <w:t>E. maxima</w:t>
      </w:r>
      <w:r>
        <w:t>. The wave exposure parameters with the most influence were the parameters around the mean of annual wave direction, annual wave height, and annual wave period. Annual maximum wind direction and April’s mean and maximum wave direction were also important factors. Although it is important to note that a number of biological factors also play a role in kelp morphology. Kelp are keystone species that are extremely responsive to environmental change, and therefore global warming and climate change will have cascading effects on the community structure around and within kelp forests.</w:t>
      </w:r>
    </w:p>
    <w:p w14:paraId="2B3FD3EF" w14:textId="77777777" w:rsidR="00C969C7" w:rsidRDefault="00905922">
      <w:pPr>
        <w:pStyle w:val="BodyText"/>
      </w:pPr>
      <w:r>
        <w:t xml:space="preserve">Limitations of this study include a poor representation of </w:t>
      </w:r>
      <w:proofErr w:type="spellStart"/>
      <w:r w:rsidRPr="00EB1DC1">
        <w:rPr>
          <w:i/>
        </w:rPr>
        <w:t>Ecklonia</w:t>
      </w:r>
      <w:proofErr w:type="spellEnd"/>
      <w:r w:rsidRPr="00EB1DC1">
        <w:rPr>
          <w:i/>
        </w:rPr>
        <w:t xml:space="preserve"> maxima</w:t>
      </w:r>
      <w:r w:rsidRPr="00C460E4">
        <w:rPr>
          <w:rPrChange w:id="216" w:author="AJ Smit" w:date="2018-11-18T17:33:00Z">
            <w:rPr>
              <w:i/>
            </w:rPr>
          </w:rPrChange>
        </w:rPr>
        <w:t>’s</w:t>
      </w:r>
      <w:r w:rsidRPr="00EB1DC1">
        <w:rPr>
          <w:i/>
        </w:rPr>
        <w:t xml:space="preserve"> </w:t>
      </w:r>
      <w:r>
        <w:t>geographic distribution. More sites needed to be sampled, up to and including its eastern and western boundaries, De Hoop and St Helena Bay respectively. For depth comparison analysis, more sites needed to be compared at the four different depths mentioned in this study, in order to achieve significant results. Future studies should include morphological measurements of secondary blade width and measurements surrounding holdfast structure, and traits representing flexibility and strength.</w:t>
      </w:r>
    </w:p>
    <w:p w14:paraId="4AB2344B" w14:textId="77777777" w:rsidR="00C969C7" w:rsidDel="007A34C2" w:rsidRDefault="00905922" w:rsidP="007A34C2">
      <w:pPr>
        <w:pStyle w:val="BodyText"/>
        <w:rPr>
          <w:del w:id="217" w:author="AJ Smit" w:date="2018-11-18T17:16:00Z"/>
        </w:rPr>
      </w:pPr>
      <w:r>
        <w:t xml:space="preserve">Wave direction, wave height and wave period are the most important wave exposure parameters in the morphological variation of </w:t>
      </w:r>
      <w:proofErr w:type="spellStart"/>
      <w:r w:rsidRPr="00EB1DC1">
        <w:rPr>
          <w:i/>
        </w:rPr>
        <w:t>Ecklonia</w:t>
      </w:r>
      <w:proofErr w:type="spellEnd"/>
      <w:r w:rsidRPr="00EB1DC1">
        <w:rPr>
          <w:i/>
        </w:rPr>
        <w:t xml:space="preserve"> maxima</w:t>
      </w:r>
      <w:r>
        <w:t xml:space="preserve"> around the south west coast of South Africa.</w:t>
      </w:r>
    </w:p>
    <w:p w14:paraId="318CEB20" w14:textId="77777777" w:rsidR="007A34C2" w:rsidRDefault="007A34C2">
      <w:pPr>
        <w:pStyle w:val="BodyText"/>
        <w:rPr>
          <w:ins w:id="218" w:author="AJ Smit" w:date="2018-11-18T17:16:00Z"/>
        </w:rPr>
      </w:pPr>
    </w:p>
    <w:p w14:paraId="06250837" w14:textId="77777777" w:rsidR="00C969C7" w:rsidRDefault="00905922" w:rsidP="007A34C2">
      <w:pPr>
        <w:pStyle w:val="Heading1"/>
        <w:pPrChange w:id="219" w:author="AJ Smit" w:date="2018-11-18T17:16:00Z">
          <w:pPr>
            <w:pStyle w:val="Heading2"/>
          </w:pPr>
        </w:pPrChange>
      </w:pPr>
      <w:bookmarkStart w:id="220" w:name="acknowledgements"/>
      <w:bookmarkEnd w:id="220"/>
      <w:proofErr w:type="spellStart"/>
      <w:r>
        <w:lastRenderedPageBreak/>
        <w:t>Acknowledgements</w:t>
      </w:r>
      <w:proofErr w:type="spellEnd"/>
    </w:p>
    <w:p w14:paraId="55B8D46F" w14:textId="77777777" w:rsidR="006A5040" w:rsidRPr="006A5040" w:rsidDel="007A34C2" w:rsidRDefault="006A5040" w:rsidP="007A34C2">
      <w:pPr>
        <w:pStyle w:val="BodyText"/>
        <w:rPr>
          <w:del w:id="221" w:author="AJ Smit" w:date="2018-11-18T17:16:00Z"/>
        </w:rPr>
        <w:pPrChange w:id="222" w:author="AJ Smit" w:date="2018-11-18T17:16:00Z">
          <w:pPr>
            <w:pStyle w:val="BodyText"/>
          </w:pPr>
        </w:pPrChange>
      </w:pPr>
    </w:p>
    <w:p w14:paraId="2EBA97D8" w14:textId="77777777" w:rsidR="009B082D" w:rsidRPr="009B082D" w:rsidRDefault="00905922" w:rsidP="007A34C2">
      <w:pPr>
        <w:pStyle w:val="BodyText"/>
        <w:rPr>
          <w:b/>
        </w:rPr>
        <w:pPrChange w:id="223" w:author="AJ Smit" w:date="2018-11-18T17:16:00Z">
          <w:pPr>
            <w:pStyle w:val="Heading2"/>
          </w:pPr>
        </w:pPrChange>
      </w:pPr>
      <w:del w:id="224" w:author="AJ Smit" w:date="2018-11-18T17:33:00Z">
        <w:r w:rsidRPr="009B082D" w:rsidDel="00C460E4">
          <w:delText>Firstly</w:delText>
        </w:r>
      </w:del>
      <w:ins w:id="225" w:author="AJ Smit" w:date="2018-11-18T17:33:00Z">
        <w:r w:rsidR="00C460E4" w:rsidRPr="009B082D">
          <w:t>Firstly,</w:t>
        </w:r>
      </w:ins>
      <w:r w:rsidRPr="009B082D">
        <w:t xml:space="preserve"> I would like to thank my supervisor, Prof. AJ Smit, for guiding me through this year, and for sharing his extensive knowledge of kelp and love for R with me. To Ross Coppin, my co-supervisor, I am beyond grateful for all the pointers and words of encouragement when things got too much. A big thank you to Team Kelp, for sacrificing their valuable time to help me with sampling, obtaining the temperature and wave data as well as the R analyses, it is greatly appreciated. A special thank you to Carlin </w:t>
      </w:r>
      <w:proofErr w:type="spellStart"/>
      <w:r w:rsidRPr="009B082D">
        <w:t>Landsberg</w:t>
      </w:r>
      <w:proofErr w:type="spellEnd"/>
      <w:r w:rsidRPr="009B082D">
        <w:t xml:space="preserve"> and </w:t>
      </w:r>
      <w:proofErr w:type="spellStart"/>
      <w:r w:rsidRPr="009B082D">
        <w:t>Amieroh</w:t>
      </w:r>
      <w:proofErr w:type="spellEnd"/>
      <w:r w:rsidRPr="009B082D">
        <w:t xml:space="preserve"> Abrahams, you ladies have made this </w:t>
      </w:r>
      <w:ins w:id="226" w:author="AJ Smit" w:date="2018-11-18T17:41:00Z">
        <w:r w:rsidR="00C460E4">
          <w:t>BSc (</w:t>
        </w:r>
        <w:proofErr w:type="spellStart"/>
        <w:r w:rsidR="00C460E4">
          <w:t>H</w:t>
        </w:r>
        <w:r w:rsidR="00C460E4" w:rsidRPr="009B082D">
          <w:t>onours</w:t>
        </w:r>
        <w:proofErr w:type="spellEnd"/>
        <w:r w:rsidR="00C460E4">
          <w:t>)</w:t>
        </w:r>
        <w:r w:rsidR="00C460E4" w:rsidRPr="009B082D">
          <w:t xml:space="preserve"> </w:t>
        </w:r>
      </w:ins>
      <w:del w:id="227" w:author="AJ Smit" w:date="2018-11-18T17:41:00Z">
        <w:r w:rsidRPr="009B082D" w:rsidDel="00C460E4">
          <w:delText xml:space="preserve">honours </w:delText>
        </w:r>
      </w:del>
      <w:r w:rsidRPr="009B082D">
        <w:t xml:space="preserve">journey so much more bearable and a lot of fun, especially when we were seeing </w:t>
      </w:r>
      <w:proofErr w:type="spellStart"/>
      <w:r w:rsidRPr="00C460E4">
        <w:rPr>
          <w:rFonts w:ascii="Courier" w:hAnsi="Courier"/>
          <w:rPrChange w:id="228" w:author="AJ Smit" w:date="2018-11-18T17:41:00Z">
            <w:rPr/>
          </w:rPrChange>
        </w:rPr>
        <w:t>geom_</w:t>
      </w:r>
      <w:proofErr w:type="gramStart"/>
      <w:r w:rsidRPr="00C460E4">
        <w:rPr>
          <w:rFonts w:ascii="Courier" w:hAnsi="Courier"/>
          <w:rPrChange w:id="229" w:author="AJ Smit" w:date="2018-11-18T17:41:00Z">
            <w:rPr/>
          </w:rPrChange>
        </w:rPr>
        <w:t>flames</w:t>
      </w:r>
      <w:proofErr w:type="spellEnd"/>
      <w:ins w:id="230" w:author="AJ Smit" w:date="2018-11-18T17:40:00Z">
        <w:r w:rsidR="00C460E4" w:rsidRPr="00C460E4">
          <w:rPr>
            <w:rFonts w:ascii="Courier" w:hAnsi="Courier"/>
            <w:rPrChange w:id="231" w:author="AJ Smit" w:date="2018-11-18T17:41:00Z">
              <w:rPr/>
            </w:rPrChange>
          </w:rPr>
          <w:t>(</w:t>
        </w:r>
        <w:proofErr w:type="gramEnd"/>
        <w:r w:rsidR="00C460E4" w:rsidRPr="00C460E4">
          <w:rPr>
            <w:rFonts w:ascii="Courier" w:hAnsi="Courier"/>
            <w:rPrChange w:id="232" w:author="AJ Smit" w:date="2018-11-18T17:41:00Z">
              <w:rPr/>
            </w:rPrChange>
          </w:rPr>
          <w:t>)</w:t>
        </w:r>
      </w:ins>
      <w:r w:rsidRPr="009B082D">
        <w:t xml:space="preserve">. Thank you to my family and friends, for their unfailing love and support, and words of encouragement. Thank you to the Department of Biodiversity and Conservation Biology at the University of the Western Cape; especially the </w:t>
      </w:r>
      <w:ins w:id="233" w:author="AJ Smit" w:date="2018-11-18T17:41:00Z">
        <w:r w:rsidR="00C460E4">
          <w:t>BSc (</w:t>
        </w:r>
      </w:ins>
      <w:proofErr w:type="spellStart"/>
      <w:del w:id="234" w:author="AJ Smit" w:date="2018-11-18T17:41:00Z">
        <w:r w:rsidRPr="009B082D" w:rsidDel="00C460E4">
          <w:delText xml:space="preserve">honours </w:delText>
        </w:r>
      </w:del>
      <w:ins w:id="235" w:author="AJ Smit" w:date="2018-11-18T17:41:00Z">
        <w:r w:rsidR="00C460E4">
          <w:t>H</w:t>
        </w:r>
        <w:r w:rsidR="00C460E4" w:rsidRPr="009B082D">
          <w:t>onours</w:t>
        </w:r>
        <w:proofErr w:type="spellEnd"/>
        <w:r w:rsidR="00C460E4">
          <w:t>)</w:t>
        </w:r>
        <w:r w:rsidR="00C460E4" w:rsidRPr="009B082D">
          <w:t xml:space="preserve"> </w:t>
        </w:r>
      </w:ins>
      <w:r w:rsidRPr="009B082D">
        <w:t>class of 2018, it has been a privilege being surrounded by such enthusiastic biologists. Finally, I would like to thank the NRF for providing me with funding to complete this project.</w:t>
      </w:r>
      <w:bookmarkStart w:id="236" w:name="references"/>
      <w:bookmarkEnd w:id="236"/>
    </w:p>
    <w:p w14:paraId="475FF410" w14:textId="77777777" w:rsidR="00C969C7" w:rsidRPr="009B082D" w:rsidDel="007A34C2" w:rsidRDefault="00905922" w:rsidP="007A34C2">
      <w:pPr>
        <w:pStyle w:val="Heading1"/>
        <w:rPr>
          <w:del w:id="237" w:author="AJ Smit" w:date="2018-11-18T17:16:00Z"/>
        </w:rPr>
        <w:pPrChange w:id="238" w:author="AJ Smit" w:date="2018-11-18T17:16:00Z">
          <w:pPr>
            <w:pStyle w:val="Heading2"/>
          </w:pPr>
        </w:pPrChange>
      </w:pPr>
      <w:commentRangeStart w:id="239"/>
      <w:r w:rsidRPr="009B082D">
        <w:t>References</w:t>
      </w:r>
    </w:p>
    <w:commentRangeEnd w:id="239"/>
    <w:p w14:paraId="4722E54D" w14:textId="77777777" w:rsidR="003B0167" w:rsidRPr="00A76FDB" w:rsidRDefault="00C460E4" w:rsidP="007A34C2">
      <w:pPr>
        <w:pStyle w:val="Heading1"/>
        <w:pPrChange w:id="240" w:author="AJ Smit" w:date="2018-11-18T17:16:00Z">
          <w:pPr>
            <w:pStyle w:val="BodyText"/>
          </w:pPr>
        </w:pPrChange>
      </w:pPr>
      <w:r>
        <w:rPr>
          <w:rStyle w:val="CommentReference"/>
          <w:rFonts w:asciiTheme="minorHAnsi" w:eastAsiaTheme="minorHAnsi" w:hAnsiTheme="minorHAnsi" w:cstheme="minorBidi"/>
          <w:b w:val="0"/>
          <w:bCs w:val="0"/>
          <w:color w:val="auto"/>
        </w:rPr>
        <w:commentReference w:id="239"/>
      </w:r>
    </w:p>
    <w:p w14:paraId="20C38C7F" w14:textId="08EF5528" w:rsidR="00220C8C" w:rsidRPr="00594CCB" w:rsidRDefault="00220C8C" w:rsidP="007A34C2">
      <w:pPr>
        <w:pStyle w:val="BodyText"/>
        <w:pPrChange w:id="241" w:author="AJ Smit" w:date="2018-11-18T17:17:00Z">
          <w:pPr/>
        </w:pPrChange>
      </w:pPr>
      <w:r w:rsidRPr="00594CCB">
        <w:t xml:space="preserve">Adey, W.H., </w:t>
      </w:r>
      <w:proofErr w:type="spellStart"/>
      <w:r w:rsidRPr="00594CCB">
        <w:t>Steneck</w:t>
      </w:r>
      <w:proofErr w:type="spellEnd"/>
      <w:r w:rsidRPr="00594CCB">
        <w:t xml:space="preserve">, R.S., </w:t>
      </w:r>
      <w:r w:rsidRPr="00C460E4">
        <w:rPr>
          <w:highlight w:val="yellow"/>
          <w:rPrChange w:id="242" w:author="AJ Smit" w:date="2018-11-18T17:36:00Z">
            <w:rPr/>
          </w:rPrChange>
        </w:rPr>
        <w:t>2001.</w:t>
      </w:r>
      <w:r w:rsidRPr="00594CCB">
        <w:t xml:space="preserve"> </w:t>
      </w:r>
      <w:proofErr w:type="spellStart"/>
      <w:r w:rsidRPr="00594CCB">
        <w:t>Thermogeography</w:t>
      </w:r>
      <w:proofErr w:type="spellEnd"/>
      <w:r w:rsidRPr="00594CCB">
        <w:t xml:space="preserve"> over time creates biogeographic regions: a temperature/space/time-integrated model and an abundance-weighted test for benthic marine algae. </w:t>
      </w:r>
      <w:r w:rsidRPr="00C460E4">
        <w:rPr>
          <w:i/>
          <w:highlight w:val="yellow"/>
          <w:rPrChange w:id="243" w:author="AJ Smit" w:date="2018-11-18T17:34:00Z">
            <w:rPr>
              <w:i/>
            </w:rPr>
          </w:rPrChange>
        </w:rPr>
        <w:t xml:space="preserve">J. </w:t>
      </w:r>
      <w:proofErr w:type="spellStart"/>
      <w:r w:rsidRPr="00C460E4">
        <w:rPr>
          <w:i/>
          <w:highlight w:val="yellow"/>
          <w:rPrChange w:id="244" w:author="AJ Smit" w:date="2018-11-18T17:34:00Z">
            <w:rPr>
              <w:i/>
            </w:rPr>
          </w:rPrChange>
        </w:rPr>
        <w:t>Phycol</w:t>
      </w:r>
      <w:proofErr w:type="spellEnd"/>
      <w:r w:rsidRPr="00C460E4">
        <w:rPr>
          <w:i/>
          <w:highlight w:val="yellow"/>
          <w:rPrChange w:id="245" w:author="AJ Smit" w:date="2018-11-18T17:34:00Z">
            <w:rPr>
              <w:i/>
            </w:rPr>
          </w:rPrChange>
        </w:rPr>
        <w:t>.</w:t>
      </w:r>
      <w:r w:rsidRPr="00594CCB">
        <w:t xml:space="preserve"> 37, 677</w:t>
      </w:r>
      <w:del w:id="246" w:author="AJ Smit" w:date="2018-11-18T17:58:00Z">
        <w:r w:rsidRPr="00594CCB" w:rsidDel="00FE4407">
          <w:delText>–</w:delText>
        </w:r>
      </w:del>
      <w:ins w:id="247" w:author="AJ Smit" w:date="2018-11-18T17:58:00Z">
        <w:r w:rsidR="00FE4407">
          <w:t>-</w:t>
        </w:r>
      </w:ins>
      <w:r w:rsidRPr="00594CCB">
        <w:t>698.</w:t>
      </w:r>
    </w:p>
    <w:p w14:paraId="08F1AF98" w14:textId="60A298B3" w:rsidR="00220C8C" w:rsidRPr="00594CCB" w:rsidDel="007A34C2" w:rsidRDefault="00220C8C" w:rsidP="007A34C2">
      <w:pPr>
        <w:pStyle w:val="BodyText"/>
        <w:rPr>
          <w:del w:id="248" w:author="AJ Smit" w:date="2018-11-18T17:17:00Z"/>
        </w:rPr>
        <w:pPrChange w:id="249" w:author="AJ Smit" w:date="2018-11-18T17:17:00Z">
          <w:pPr>
            <w:autoSpaceDE w:val="0"/>
            <w:autoSpaceDN w:val="0"/>
            <w:adjustRightInd w:val="0"/>
            <w:spacing w:after="0"/>
          </w:pPr>
        </w:pPrChange>
      </w:pPr>
      <w:r w:rsidRPr="00594CCB">
        <w:t xml:space="preserve">Anderson, R. J. et al. </w:t>
      </w:r>
      <w:r w:rsidRPr="00C460E4">
        <w:rPr>
          <w:highlight w:val="yellow"/>
          <w:rPrChange w:id="250" w:author="AJ Smit" w:date="2018-11-18T17:36:00Z">
            <w:rPr/>
          </w:rPrChange>
        </w:rPr>
        <w:t>1997.</w:t>
      </w:r>
      <w:r w:rsidRPr="00594CCB">
        <w:t xml:space="preserve"> Holdfasts of adult kelp </w:t>
      </w:r>
      <w:proofErr w:type="spellStart"/>
      <w:r w:rsidRPr="000B0CC2">
        <w:rPr>
          <w:i/>
        </w:rPr>
        <w:t>Ecklonia</w:t>
      </w:r>
      <w:proofErr w:type="spellEnd"/>
      <w:r w:rsidRPr="000B0CC2">
        <w:rPr>
          <w:i/>
        </w:rPr>
        <w:t xml:space="preserve"> maxima</w:t>
      </w:r>
      <w:r w:rsidRPr="00594CCB">
        <w:t xml:space="preserve"> provide refuges from grazing for recruitment of juvenile kelps. </w:t>
      </w:r>
      <w:del w:id="251" w:author="AJ Smit" w:date="2018-11-18T17:33:00Z">
        <w:r w:rsidRPr="00594CCB" w:rsidDel="00C460E4">
          <w:delText xml:space="preserve">- </w:delText>
        </w:r>
      </w:del>
      <w:r w:rsidRPr="000B0CC2">
        <w:rPr>
          <w:i/>
        </w:rPr>
        <w:t>Marine Ecology Progress</w:t>
      </w:r>
      <w:r w:rsidRPr="00594CCB">
        <w:t xml:space="preserve"> Series 159: 265</w:t>
      </w:r>
      <w:del w:id="252" w:author="AJ Smit" w:date="2018-11-18T17:58:00Z">
        <w:r w:rsidRPr="00594CCB" w:rsidDel="00FE4407">
          <w:delText>–</w:delText>
        </w:r>
      </w:del>
      <w:ins w:id="253" w:author="AJ Smit" w:date="2018-11-18T17:58:00Z">
        <w:r w:rsidR="00FE4407">
          <w:t>-</w:t>
        </w:r>
      </w:ins>
      <w:r w:rsidRPr="00594CCB">
        <w:t>273.</w:t>
      </w:r>
    </w:p>
    <w:p w14:paraId="3AEA0A53" w14:textId="77777777" w:rsidR="00220C8C" w:rsidRPr="00594CCB" w:rsidRDefault="00220C8C" w:rsidP="007A34C2">
      <w:pPr>
        <w:pStyle w:val="BodyText"/>
        <w:pPrChange w:id="254" w:author="AJ Smit" w:date="2018-11-18T17:17:00Z">
          <w:pPr>
            <w:autoSpaceDE w:val="0"/>
            <w:autoSpaceDN w:val="0"/>
            <w:adjustRightInd w:val="0"/>
            <w:spacing w:after="0"/>
          </w:pPr>
        </w:pPrChange>
      </w:pPr>
    </w:p>
    <w:p w14:paraId="3F9ADD28" w14:textId="58C8FB92" w:rsidR="00220C8C" w:rsidRPr="00594CCB" w:rsidRDefault="00220C8C" w:rsidP="007A34C2">
      <w:pPr>
        <w:pStyle w:val="BodyText"/>
        <w:pPrChange w:id="255" w:author="AJ Smit" w:date="2018-11-18T17:17:00Z">
          <w:pPr/>
        </w:pPrChange>
      </w:pPr>
      <w:r w:rsidRPr="00594CCB">
        <w:t xml:space="preserve">Andrews, W. and Hutchings, L. </w:t>
      </w:r>
      <w:r w:rsidRPr="00C460E4">
        <w:rPr>
          <w:highlight w:val="yellow"/>
          <w:rPrChange w:id="256" w:author="AJ Smit" w:date="2018-11-18T17:36:00Z">
            <w:rPr/>
          </w:rPrChange>
        </w:rPr>
        <w:t>1980.</w:t>
      </w:r>
      <w:r w:rsidRPr="00594CCB">
        <w:t xml:space="preserve"> Upwelling in the Southern Benguela Current. </w:t>
      </w:r>
      <w:del w:id="257" w:author="AJ Smit" w:date="2018-11-18T17:34:00Z">
        <w:r w:rsidRPr="00594CCB" w:rsidDel="00C460E4">
          <w:delText xml:space="preserve">- </w:delText>
        </w:r>
      </w:del>
      <w:r w:rsidRPr="000B0CC2">
        <w:rPr>
          <w:i/>
        </w:rPr>
        <w:t>Progress in Oceanography</w:t>
      </w:r>
      <w:r w:rsidRPr="00594CCB">
        <w:t xml:space="preserve"> 9: 1</w:t>
      </w:r>
      <w:del w:id="258" w:author="AJ Smit" w:date="2018-11-18T17:58:00Z">
        <w:r w:rsidRPr="00594CCB" w:rsidDel="00FE4407">
          <w:delText>–</w:delText>
        </w:r>
      </w:del>
      <w:ins w:id="259" w:author="AJ Smit" w:date="2018-11-18T17:58:00Z">
        <w:r w:rsidR="00FE4407">
          <w:t>-</w:t>
        </w:r>
      </w:ins>
      <w:r w:rsidRPr="00594CCB">
        <w:t>81</w:t>
      </w:r>
    </w:p>
    <w:p w14:paraId="33231A8E" w14:textId="77777777" w:rsidR="00220C8C" w:rsidRPr="00594CCB" w:rsidRDefault="00220C8C" w:rsidP="007A34C2">
      <w:pPr>
        <w:pStyle w:val="BodyText"/>
        <w:pPrChange w:id="260" w:author="AJ Smit" w:date="2018-11-18T17:17:00Z">
          <w:pPr/>
        </w:pPrChange>
      </w:pPr>
      <w:r w:rsidRPr="000B0CC2">
        <w:t xml:space="preserve">Beal, L. M., De </w:t>
      </w:r>
      <w:proofErr w:type="spellStart"/>
      <w:r w:rsidRPr="000B0CC2">
        <w:t>Ruijter</w:t>
      </w:r>
      <w:proofErr w:type="spellEnd"/>
      <w:r w:rsidRPr="000B0CC2">
        <w:t xml:space="preserve">, W. P. M., </w:t>
      </w:r>
      <w:proofErr w:type="spellStart"/>
      <w:r w:rsidRPr="000B0CC2">
        <w:t>Biastoch</w:t>
      </w:r>
      <w:proofErr w:type="spellEnd"/>
      <w:r w:rsidRPr="000B0CC2">
        <w:t xml:space="preserve">, A. &amp; Zahn, R. </w:t>
      </w:r>
      <w:r w:rsidRPr="00C460E4">
        <w:rPr>
          <w:highlight w:val="yellow"/>
          <w:rPrChange w:id="261" w:author="AJ Smit" w:date="2018-11-18T17:36:00Z">
            <w:rPr/>
          </w:rPrChange>
        </w:rPr>
        <w:t>2011.</w:t>
      </w:r>
      <w:r w:rsidRPr="000B0CC2">
        <w:t xml:space="preserve"> On the role of the Agulhas system in ocean circulation and climate. </w:t>
      </w:r>
      <w:r w:rsidRPr="000B0CC2">
        <w:rPr>
          <w:i/>
        </w:rPr>
        <w:t>Nature</w:t>
      </w:r>
      <w:r w:rsidRPr="000B0CC2">
        <w:t xml:space="preserve"> 472: 429</w:t>
      </w:r>
      <w:commentRangeStart w:id="262"/>
      <w:r w:rsidRPr="000B0CC2">
        <w:t>-</w:t>
      </w:r>
      <w:commentRangeEnd w:id="262"/>
      <w:r w:rsidR="00C460E4">
        <w:rPr>
          <w:rStyle w:val="CommentReference"/>
          <w:rFonts w:asciiTheme="minorHAnsi" w:hAnsiTheme="minorHAnsi"/>
        </w:rPr>
        <w:commentReference w:id="262"/>
      </w:r>
      <w:r w:rsidRPr="000B0CC2">
        <w:t>36.</w:t>
      </w:r>
    </w:p>
    <w:p w14:paraId="64BE76F3" w14:textId="3167E323" w:rsidR="00220C8C" w:rsidDel="007A34C2" w:rsidRDefault="00220C8C" w:rsidP="007A34C2">
      <w:pPr>
        <w:pStyle w:val="BodyText"/>
        <w:rPr>
          <w:del w:id="263" w:author="AJ Smit" w:date="2018-11-18T17:17:00Z"/>
        </w:rPr>
        <w:pPrChange w:id="264" w:author="AJ Smit" w:date="2018-11-18T17:17:00Z">
          <w:pPr>
            <w:autoSpaceDE w:val="0"/>
            <w:autoSpaceDN w:val="0"/>
            <w:adjustRightInd w:val="0"/>
            <w:spacing w:after="0"/>
          </w:pPr>
        </w:pPrChange>
      </w:pPr>
      <w:r w:rsidRPr="009112ED">
        <w:t xml:space="preserve">Blanchette, C. A., Miner, B. G. &amp; Gaines, S. D. </w:t>
      </w:r>
      <w:r w:rsidRPr="00C460E4">
        <w:rPr>
          <w:highlight w:val="yellow"/>
          <w:rPrChange w:id="265" w:author="AJ Smit" w:date="2018-11-18T17:36:00Z">
            <w:rPr/>
          </w:rPrChange>
        </w:rPr>
        <w:t>2002.</w:t>
      </w:r>
      <w:r w:rsidRPr="009112ED">
        <w:t xml:space="preserve"> Geographic variability in form, size and survival of </w:t>
      </w:r>
      <w:proofErr w:type="spellStart"/>
      <w:r w:rsidRPr="00C460E4">
        <w:rPr>
          <w:i/>
          <w:rPrChange w:id="266" w:author="AJ Smit" w:date="2018-11-18T17:33:00Z">
            <w:rPr/>
          </w:rPrChange>
        </w:rPr>
        <w:t>Egregia</w:t>
      </w:r>
      <w:proofErr w:type="spellEnd"/>
      <w:r w:rsidRPr="00C460E4">
        <w:rPr>
          <w:i/>
          <w:rPrChange w:id="267" w:author="AJ Smit" w:date="2018-11-18T17:33:00Z">
            <w:rPr/>
          </w:rPrChange>
        </w:rPr>
        <w:t xml:space="preserve"> </w:t>
      </w:r>
      <w:proofErr w:type="spellStart"/>
      <w:r w:rsidRPr="00C460E4">
        <w:rPr>
          <w:i/>
          <w:rPrChange w:id="268" w:author="AJ Smit" w:date="2018-11-18T17:33:00Z">
            <w:rPr/>
          </w:rPrChange>
        </w:rPr>
        <w:t>menziesii</w:t>
      </w:r>
      <w:proofErr w:type="spellEnd"/>
      <w:r w:rsidRPr="009112ED">
        <w:t xml:space="preserve"> around Point Conception, California. </w:t>
      </w:r>
      <w:r w:rsidRPr="000B0CC2">
        <w:rPr>
          <w:i/>
        </w:rPr>
        <w:t>Marine Ecology Progress Series</w:t>
      </w:r>
      <w:r w:rsidRPr="009112ED">
        <w:t>. 239: 69</w:t>
      </w:r>
      <w:del w:id="269" w:author="AJ Smit" w:date="2018-11-18T17:58:00Z">
        <w:r w:rsidRPr="009112ED" w:rsidDel="00FE4407">
          <w:delText>–</w:delText>
        </w:r>
      </w:del>
      <w:ins w:id="270" w:author="AJ Smit" w:date="2018-11-18T17:58:00Z">
        <w:r w:rsidR="00FE4407">
          <w:t>-</w:t>
        </w:r>
      </w:ins>
      <w:r w:rsidRPr="009112ED">
        <w:t>82.</w:t>
      </w:r>
    </w:p>
    <w:p w14:paraId="79E63F69" w14:textId="77777777" w:rsidR="00220C8C" w:rsidRDefault="00220C8C" w:rsidP="007A34C2">
      <w:pPr>
        <w:pStyle w:val="BodyText"/>
        <w:rPr>
          <w:color w:val="FF0000"/>
        </w:rPr>
        <w:pPrChange w:id="271" w:author="AJ Smit" w:date="2018-11-18T17:17:00Z">
          <w:pPr>
            <w:autoSpaceDE w:val="0"/>
            <w:autoSpaceDN w:val="0"/>
            <w:adjustRightInd w:val="0"/>
            <w:spacing w:after="0"/>
          </w:pPr>
        </w:pPrChange>
      </w:pPr>
    </w:p>
    <w:p w14:paraId="111B9802" w14:textId="79817A0C" w:rsidR="00220C8C" w:rsidRPr="00594CCB" w:rsidDel="007A34C2" w:rsidRDefault="00220C8C" w:rsidP="007A34C2">
      <w:pPr>
        <w:pStyle w:val="BodyText"/>
        <w:rPr>
          <w:del w:id="272" w:author="AJ Smit" w:date="2018-11-18T17:17:00Z"/>
        </w:rPr>
        <w:pPrChange w:id="273" w:author="AJ Smit" w:date="2018-11-18T17:17:00Z">
          <w:pPr>
            <w:autoSpaceDE w:val="0"/>
            <w:autoSpaceDN w:val="0"/>
            <w:adjustRightInd w:val="0"/>
            <w:spacing w:after="0"/>
          </w:pPr>
        </w:pPrChange>
      </w:pPr>
      <w:r w:rsidRPr="00594CCB">
        <w:t xml:space="preserve">Bolton, J. J. and Levitt, G. </w:t>
      </w:r>
      <w:r w:rsidRPr="00C460E4">
        <w:rPr>
          <w:highlight w:val="yellow"/>
          <w:rPrChange w:id="274" w:author="AJ Smit" w:date="2018-11-18T17:36:00Z">
            <w:rPr/>
          </w:rPrChange>
        </w:rPr>
        <w:t>1985.</w:t>
      </w:r>
      <w:r w:rsidRPr="00594CCB">
        <w:t xml:space="preserve"> Light and temperature requirements for growth and reproduction in</w:t>
      </w:r>
      <w:r>
        <w:t xml:space="preserve"> </w:t>
      </w:r>
      <w:r w:rsidRPr="00594CCB">
        <w:t xml:space="preserve">gametophytes </w:t>
      </w:r>
      <w:r w:rsidRPr="000B0CC2">
        <w:rPr>
          <w:i/>
        </w:rPr>
        <w:t xml:space="preserve">of </w:t>
      </w:r>
      <w:proofErr w:type="spellStart"/>
      <w:r w:rsidRPr="000B0CC2">
        <w:rPr>
          <w:i/>
        </w:rPr>
        <w:t>Ecklonia</w:t>
      </w:r>
      <w:proofErr w:type="spellEnd"/>
      <w:r w:rsidRPr="000B0CC2">
        <w:rPr>
          <w:i/>
        </w:rPr>
        <w:t xml:space="preserve"> maxima</w:t>
      </w:r>
      <w:r w:rsidRPr="00C460E4">
        <w:rPr>
          <w:rPrChange w:id="275" w:author="AJ Smit" w:date="2018-11-18T17:33:00Z">
            <w:rPr>
              <w:i/>
            </w:rPr>
          </w:rPrChange>
        </w:rPr>
        <w:t xml:space="preserve"> (</w:t>
      </w:r>
      <w:proofErr w:type="spellStart"/>
      <w:r w:rsidRPr="00C460E4">
        <w:rPr>
          <w:rPrChange w:id="276" w:author="AJ Smit" w:date="2018-11-18T17:33:00Z">
            <w:rPr>
              <w:i/>
            </w:rPr>
          </w:rPrChange>
        </w:rPr>
        <w:t>Alariaceae</w:t>
      </w:r>
      <w:proofErr w:type="spellEnd"/>
      <w:r w:rsidRPr="00C460E4">
        <w:rPr>
          <w:rPrChange w:id="277" w:author="AJ Smit" w:date="2018-11-18T17:33:00Z">
            <w:rPr>
              <w:i/>
            </w:rPr>
          </w:rPrChange>
        </w:rPr>
        <w:t xml:space="preserve">: </w:t>
      </w:r>
      <w:proofErr w:type="spellStart"/>
      <w:r w:rsidRPr="00C460E4">
        <w:rPr>
          <w:rPrChange w:id="278" w:author="AJ Smit" w:date="2018-11-18T17:33:00Z">
            <w:rPr>
              <w:i/>
            </w:rPr>
          </w:rPrChange>
        </w:rPr>
        <w:t>Laminariales</w:t>
      </w:r>
      <w:proofErr w:type="spellEnd"/>
      <w:r w:rsidRPr="00C460E4">
        <w:t xml:space="preserve">). </w:t>
      </w:r>
      <w:del w:id="279" w:author="AJ Smit" w:date="2018-11-18T17:33:00Z">
        <w:r w:rsidRPr="00594CCB" w:rsidDel="00C460E4">
          <w:delText xml:space="preserve">- </w:delText>
        </w:r>
      </w:del>
      <w:r w:rsidRPr="000B0CC2">
        <w:rPr>
          <w:i/>
        </w:rPr>
        <w:t>Marine Biology</w:t>
      </w:r>
      <w:r w:rsidRPr="00594CCB">
        <w:t xml:space="preserve"> 87: 131</w:t>
      </w:r>
      <w:del w:id="280" w:author="AJ Smit" w:date="2018-11-18T17:58:00Z">
        <w:r w:rsidRPr="00C460E4" w:rsidDel="00FE4407">
          <w:rPr>
            <w:highlight w:val="yellow"/>
            <w:rPrChange w:id="281" w:author="AJ Smit" w:date="2018-11-18T17:37:00Z">
              <w:rPr/>
            </w:rPrChange>
          </w:rPr>
          <w:delText>–</w:delText>
        </w:r>
      </w:del>
      <w:ins w:id="282" w:author="AJ Smit" w:date="2018-11-18T17:58:00Z">
        <w:r w:rsidR="00FE4407">
          <w:rPr>
            <w:highlight w:val="yellow"/>
          </w:rPr>
          <w:t>-</w:t>
        </w:r>
      </w:ins>
      <w:r w:rsidRPr="00594CCB">
        <w:t>135.</w:t>
      </w:r>
    </w:p>
    <w:p w14:paraId="6AA337C0" w14:textId="77777777" w:rsidR="00220C8C" w:rsidRPr="00594CCB" w:rsidRDefault="00220C8C" w:rsidP="007A34C2">
      <w:pPr>
        <w:pStyle w:val="BodyText"/>
        <w:pPrChange w:id="283" w:author="AJ Smit" w:date="2018-11-18T17:17:00Z">
          <w:pPr/>
        </w:pPrChange>
      </w:pPr>
    </w:p>
    <w:p w14:paraId="129EB557" w14:textId="77777777" w:rsidR="00220C8C" w:rsidRDefault="00220C8C" w:rsidP="007A34C2">
      <w:pPr>
        <w:pStyle w:val="BodyText"/>
        <w:pPrChange w:id="284" w:author="AJ Smit" w:date="2018-11-18T17:17:00Z">
          <w:pPr/>
        </w:pPrChange>
      </w:pPr>
      <w:r w:rsidRPr="00594CCB">
        <w:t xml:space="preserve">Bolton, J. &amp; Anderson, R. 1987. Temperature tolerances of two southern African </w:t>
      </w:r>
      <w:proofErr w:type="spellStart"/>
      <w:r w:rsidRPr="000B0CC2">
        <w:rPr>
          <w:i/>
        </w:rPr>
        <w:t>Ecklonia</w:t>
      </w:r>
      <w:proofErr w:type="spellEnd"/>
      <w:r w:rsidRPr="00594CCB">
        <w:t xml:space="preserve"> species </w:t>
      </w:r>
      <w:r w:rsidRPr="00FE4407">
        <w:t>(</w:t>
      </w:r>
      <w:proofErr w:type="spellStart"/>
      <w:r w:rsidRPr="00FE4407">
        <w:rPr>
          <w:rPrChange w:id="285" w:author="AJ Smit" w:date="2018-11-18T17:55:00Z">
            <w:rPr>
              <w:i/>
            </w:rPr>
          </w:rPrChange>
        </w:rPr>
        <w:t>Alariaceae</w:t>
      </w:r>
      <w:proofErr w:type="spellEnd"/>
      <w:r w:rsidRPr="00FE4407">
        <w:rPr>
          <w:rPrChange w:id="286" w:author="AJ Smit" w:date="2018-11-18T17:55:00Z">
            <w:rPr>
              <w:i/>
            </w:rPr>
          </w:rPrChange>
        </w:rPr>
        <w:t xml:space="preserve">: </w:t>
      </w:r>
      <w:proofErr w:type="spellStart"/>
      <w:r w:rsidRPr="00FE4407">
        <w:rPr>
          <w:rPrChange w:id="287" w:author="AJ Smit" w:date="2018-11-18T17:55:00Z">
            <w:rPr>
              <w:i/>
            </w:rPr>
          </w:rPrChange>
        </w:rPr>
        <w:t>Laminariales</w:t>
      </w:r>
      <w:proofErr w:type="spellEnd"/>
      <w:r w:rsidRPr="00FE4407">
        <w:t>)</w:t>
      </w:r>
      <w:r w:rsidRPr="00594CCB">
        <w:t xml:space="preserve"> and of hybrids between them. </w:t>
      </w:r>
      <w:r w:rsidRPr="00C460E4">
        <w:rPr>
          <w:i/>
          <w:highlight w:val="yellow"/>
          <w:rPrChange w:id="288" w:author="AJ Smit" w:date="2018-11-18T17:34:00Z">
            <w:rPr>
              <w:i/>
            </w:rPr>
          </w:rPrChange>
        </w:rPr>
        <w:t>Mar. Biol.</w:t>
      </w:r>
      <w:r w:rsidRPr="00594CCB">
        <w:t xml:space="preserve"> 96:293-7</w:t>
      </w:r>
    </w:p>
    <w:p w14:paraId="6D9F965B" w14:textId="77777777" w:rsidR="00220C8C" w:rsidRPr="00594CCB" w:rsidRDefault="00220C8C" w:rsidP="007A34C2">
      <w:pPr>
        <w:pStyle w:val="BodyText"/>
        <w:pPrChange w:id="289" w:author="AJ Smit" w:date="2018-11-18T17:17:00Z">
          <w:pPr/>
        </w:pPrChange>
      </w:pPr>
      <w:r w:rsidRPr="006157CB">
        <w:t xml:space="preserve"> </w:t>
      </w:r>
      <w:proofErr w:type="spellStart"/>
      <w:r w:rsidRPr="000B0CC2">
        <w:t>Booij</w:t>
      </w:r>
      <w:proofErr w:type="spellEnd"/>
      <w:r w:rsidRPr="000B0CC2">
        <w:t xml:space="preserve">, N., </w:t>
      </w:r>
      <w:proofErr w:type="spellStart"/>
      <w:r w:rsidRPr="000B0CC2">
        <w:t>Holthuijsen</w:t>
      </w:r>
      <w:proofErr w:type="spellEnd"/>
      <w:r w:rsidRPr="000B0CC2">
        <w:t xml:space="preserve">, L., &amp; </w:t>
      </w:r>
      <w:proofErr w:type="spellStart"/>
      <w:r w:rsidRPr="000B0CC2">
        <w:t>Ris</w:t>
      </w:r>
      <w:proofErr w:type="spellEnd"/>
      <w:r w:rsidRPr="000B0CC2">
        <w:t xml:space="preserve">, R. (2001). </w:t>
      </w:r>
      <w:r w:rsidRPr="00C460E4">
        <w:rPr>
          <w:highlight w:val="yellow"/>
          <w:rPrChange w:id="290" w:author="AJ Smit" w:date="2018-11-18T17:34:00Z">
            <w:rPr/>
          </w:rPrChange>
        </w:rPr>
        <w:t>THE "SWAN" WAVE MODEL FOR SHALLOW WATER.</w:t>
      </w:r>
      <w:r w:rsidRPr="000B0CC2">
        <w:t> </w:t>
      </w:r>
      <w:r w:rsidRPr="000B0CC2">
        <w:rPr>
          <w:i/>
          <w:iCs/>
        </w:rPr>
        <w:t>Coastal Engineering Proceedings, 1</w:t>
      </w:r>
      <w:r w:rsidRPr="000B0CC2">
        <w:t xml:space="preserve">(25). </w:t>
      </w:r>
      <w:del w:id="291" w:author="AJ Smit" w:date="2018-11-18T17:35:00Z">
        <w:r w:rsidRPr="000B0CC2" w:rsidDel="00C460E4">
          <w:delText>doi:</w:delText>
        </w:r>
        <w:r w:rsidRPr="00220C8C" w:rsidDel="00C460E4">
          <w:delText>https://doi.org/10.9753/icce.v25.%p</w:delText>
        </w:r>
      </w:del>
    </w:p>
    <w:p w14:paraId="1E581367" w14:textId="7734115F" w:rsidR="00220C8C" w:rsidRPr="00594CCB" w:rsidRDefault="00220C8C" w:rsidP="007A34C2">
      <w:pPr>
        <w:pStyle w:val="BodyText"/>
        <w:rPr>
          <w:noProof/>
        </w:rPr>
        <w:pPrChange w:id="292" w:author="AJ Smit" w:date="2018-11-18T17:17:00Z">
          <w:pPr>
            <w:widowControl w:val="0"/>
            <w:autoSpaceDE w:val="0"/>
            <w:autoSpaceDN w:val="0"/>
            <w:adjustRightInd w:val="0"/>
            <w:ind w:left="480" w:hanging="480"/>
          </w:pPr>
        </w:pPrChange>
      </w:pPr>
      <w:r w:rsidRPr="00C460E4">
        <w:rPr>
          <w:noProof/>
          <w:highlight w:val="yellow"/>
          <w:rPrChange w:id="293" w:author="AJ Smit" w:date="2018-11-18T17:34:00Z">
            <w:rPr>
              <w:noProof/>
            </w:rPr>
          </w:rPrChange>
        </w:rPr>
        <w:t xml:space="preserve">Bekkby, Trine, Eli Rinde, Lars Erikstad, and Vegar Bakkestuen. “Spatial Predictive Distribution Modelling of the Kelp Species </w:t>
      </w:r>
      <w:r w:rsidRPr="00C460E4">
        <w:rPr>
          <w:i/>
          <w:noProof/>
          <w:highlight w:val="yellow"/>
          <w:rPrChange w:id="294" w:author="AJ Smit" w:date="2018-11-18T17:34:00Z">
            <w:rPr>
              <w:i/>
              <w:noProof/>
            </w:rPr>
          </w:rPrChange>
        </w:rPr>
        <w:t>Laminaria Hyperborea</w:t>
      </w:r>
      <w:r w:rsidRPr="00C460E4">
        <w:rPr>
          <w:noProof/>
          <w:highlight w:val="yellow"/>
          <w:rPrChange w:id="295" w:author="AJ Smit" w:date="2018-11-18T17:34:00Z">
            <w:rPr>
              <w:noProof/>
            </w:rPr>
          </w:rPrChange>
        </w:rPr>
        <w:t xml:space="preserve">.” </w:t>
      </w:r>
      <w:r w:rsidRPr="00C460E4">
        <w:rPr>
          <w:i/>
          <w:iCs/>
          <w:noProof/>
          <w:highlight w:val="yellow"/>
          <w:rPrChange w:id="296" w:author="AJ Smit" w:date="2018-11-18T17:34:00Z">
            <w:rPr>
              <w:i/>
              <w:iCs/>
              <w:noProof/>
            </w:rPr>
          </w:rPrChange>
        </w:rPr>
        <w:t>ICES Journal of Marine Science</w:t>
      </w:r>
      <w:r w:rsidRPr="00C460E4">
        <w:rPr>
          <w:noProof/>
          <w:highlight w:val="yellow"/>
          <w:rPrChange w:id="297" w:author="AJ Smit" w:date="2018-11-18T17:34:00Z">
            <w:rPr>
              <w:noProof/>
            </w:rPr>
          </w:rPrChange>
        </w:rPr>
        <w:t xml:space="preserve"> 66, no. 10 (2009): 2106</w:t>
      </w:r>
      <w:del w:id="298" w:author="AJ Smit" w:date="2018-11-18T17:58:00Z">
        <w:r w:rsidRPr="00C460E4" w:rsidDel="00FE4407">
          <w:rPr>
            <w:noProof/>
            <w:highlight w:val="yellow"/>
            <w:rPrChange w:id="299" w:author="AJ Smit" w:date="2018-11-18T17:34:00Z">
              <w:rPr>
                <w:noProof/>
              </w:rPr>
            </w:rPrChange>
          </w:rPr>
          <w:delText>–</w:delText>
        </w:r>
      </w:del>
      <w:ins w:id="300" w:author="AJ Smit" w:date="2018-11-18T17:58:00Z">
        <w:r w:rsidR="00FE4407">
          <w:rPr>
            <w:noProof/>
            <w:highlight w:val="yellow"/>
          </w:rPr>
          <w:t>-</w:t>
        </w:r>
      </w:ins>
      <w:r w:rsidRPr="00C460E4">
        <w:rPr>
          <w:noProof/>
          <w:highlight w:val="yellow"/>
          <w:rPrChange w:id="301" w:author="AJ Smit" w:date="2018-11-18T17:34:00Z">
            <w:rPr>
              <w:noProof/>
            </w:rPr>
          </w:rPrChange>
        </w:rPr>
        <w:t>15. https://doi.org/10.1093/icesjms/fsp195.</w:t>
      </w:r>
    </w:p>
    <w:p w14:paraId="33ED1116" w14:textId="77777777" w:rsidR="00220C8C" w:rsidRPr="00594CCB" w:rsidRDefault="00220C8C" w:rsidP="007A34C2">
      <w:pPr>
        <w:pStyle w:val="BodyText"/>
        <w:pPrChange w:id="302" w:author="AJ Smit" w:date="2018-11-18T17:17:00Z">
          <w:pPr/>
        </w:pPrChange>
      </w:pPr>
      <w:r w:rsidRPr="00594CCB">
        <w:t xml:space="preserve">Bolton, J. J. 2010. The biogeography of kelps </w:t>
      </w:r>
      <w:r w:rsidRPr="00FE4407">
        <w:t>(</w:t>
      </w:r>
      <w:proofErr w:type="spellStart"/>
      <w:r w:rsidRPr="00FE4407">
        <w:rPr>
          <w:rPrChange w:id="303" w:author="AJ Smit" w:date="2018-11-18T17:55:00Z">
            <w:rPr>
              <w:i/>
            </w:rPr>
          </w:rPrChange>
        </w:rPr>
        <w:t>Laminariales</w:t>
      </w:r>
      <w:proofErr w:type="spellEnd"/>
      <w:r w:rsidRPr="00FE4407">
        <w:rPr>
          <w:rPrChange w:id="304" w:author="AJ Smit" w:date="2018-11-18T17:55:00Z">
            <w:rPr>
              <w:i/>
            </w:rPr>
          </w:rPrChange>
        </w:rPr>
        <w:t xml:space="preserve">, </w:t>
      </w:r>
      <w:proofErr w:type="spellStart"/>
      <w:r w:rsidRPr="00FE4407">
        <w:rPr>
          <w:rPrChange w:id="305" w:author="AJ Smit" w:date="2018-11-18T17:55:00Z">
            <w:rPr>
              <w:i/>
            </w:rPr>
          </w:rPrChange>
        </w:rPr>
        <w:t>Phaeophyceae</w:t>
      </w:r>
      <w:proofErr w:type="spellEnd"/>
      <w:r w:rsidRPr="00FE4407">
        <w:t>)</w:t>
      </w:r>
      <w:r w:rsidRPr="00594CCB">
        <w:t xml:space="preserve">: A global analysis with new insights from recent advances in molecular phylogenetics. </w:t>
      </w:r>
      <w:proofErr w:type="spellStart"/>
      <w:r w:rsidRPr="00C460E4">
        <w:rPr>
          <w:i/>
          <w:highlight w:val="yellow"/>
          <w:rPrChange w:id="306" w:author="AJ Smit" w:date="2018-11-18T17:34:00Z">
            <w:rPr>
              <w:i/>
            </w:rPr>
          </w:rPrChange>
        </w:rPr>
        <w:t>Helgol</w:t>
      </w:r>
      <w:proofErr w:type="spellEnd"/>
      <w:r w:rsidRPr="00C460E4">
        <w:rPr>
          <w:i/>
          <w:highlight w:val="yellow"/>
          <w:rPrChange w:id="307" w:author="AJ Smit" w:date="2018-11-18T17:34:00Z">
            <w:rPr>
              <w:i/>
            </w:rPr>
          </w:rPrChange>
        </w:rPr>
        <w:t>. Mar. Res</w:t>
      </w:r>
      <w:r w:rsidRPr="00C460E4">
        <w:rPr>
          <w:highlight w:val="yellow"/>
          <w:rPrChange w:id="308" w:author="AJ Smit" w:date="2018-11-18T17:34:00Z">
            <w:rPr/>
          </w:rPrChange>
        </w:rPr>
        <w:t>.</w:t>
      </w:r>
      <w:r w:rsidRPr="00594CCB">
        <w:t xml:space="preserve"> 64:263-79.</w:t>
      </w:r>
    </w:p>
    <w:p w14:paraId="28B55B73" w14:textId="77777777" w:rsidR="00220C8C" w:rsidRPr="00594CCB" w:rsidDel="007A34C2" w:rsidRDefault="00220C8C" w:rsidP="007A34C2">
      <w:pPr>
        <w:pStyle w:val="BodyText"/>
        <w:rPr>
          <w:del w:id="309" w:author="AJ Smit" w:date="2018-11-18T17:17:00Z"/>
        </w:rPr>
        <w:pPrChange w:id="310" w:author="AJ Smit" w:date="2018-11-18T17:17:00Z">
          <w:pPr>
            <w:autoSpaceDE w:val="0"/>
            <w:autoSpaceDN w:val="0"/>
            <w:adjustRightInd w:val="0"/>
            <w:spacing w:after="0"/>
          </w:pPr>
        </w:pPrChange>
      </w:pPr>
      <w:r w:rsidRPr="00594CCB">
        <w:t xml:space="preserve">Bolton, J., Anderson, R., Smit, A. &amp; Rothman, M. </w:t>
      </w:r>
      <w:r w:rsidRPr="00C460E4">
        <w:rPr>
          <w:highlight w:val="yellow"/>
          <w:rPrChange w:id="311" w:author="AJ Smit" w:date="2018-11-18T17:35:00Z">
            <w:rPr/>
          </w:rPrChange>
        </w:rPr>
        <w:t>2012.</w:t>
      </w:r>
      <w:r w:rsidRPr="00594CCB">
        <w:t xml:space="preserve"> South African kelp moving eastwards: The discovery </w:t>
      </w:r>
      <w:r w:rsidRPr="000B0CC2">
        <w:rPr>
          <w:i/>
        </w:rPr>
        <w:t xml:space="preserve">of </w:t>
      </w:r>
      <w:proofErr w:type="spellStart"/>
      <w:r w:rsidRPr="000B0CC2">
        <w:rPr>
          <w:i/>
        </w:rPr>
        <w:t>Ecklonia</w:t>
      </w:r>
      <w:proofErr w:type="spellEnd"/>
      <w:r w:rsidRPr="000B0CC2">
        <w:rPr>
          <w:i/>
        </w:rPr>
        <w:t xml:space="preserve"> maxima </w:t>
      </w:r>
      <w:r w:rsidRPr="00C460E4">
        <w:rPr>
          <w:rPrChange w:id="312" w:author="AJ Smit" w:date="2018-11-18T17:35:00Z">
            <w:rPr>
              <w:i/>
            </w:rPr>
          </w:rPrChange>
        </w:rPr>
        <w:t>(</w:t>
      </w:r>
      <w:proofErr w:type="spellStart"/>
      <w:r w:rsidRPr="00C460E4">
        <w:rPr>
          <w:rPrChange w:id="313" w:author="AJ Smit" w:date="2018-11-18T17:35:00Z">
            <w:rPr>
              <w:i/>
            </w:rPr>
          </w:rPrChange>
        </w:rPr>
        <w:t>Osbeck</w:t>
      </w:r>
      <w:proofErr w:type="spellEnd"/>
      <w:r w:rsidRPr="00C460E4">
        <w:rPr>
          <w:rPrChange w:id="314" w:author="AJ Smit" w:date="2018-11-18T17:35:00Z">
            <w:rPr>
              <w:i/>
            </w:rPr>
          </w:rPrChange>
        </w:rPr>
        <w:t>) Papenfuss</w:t>
      </w:r>
      <w:r w:rsidRPr="00C460E4">
        <w:t xml:space="preserve"> </w:t>
      </w:r>
      <w:r w:rsidRPr="00594CCB">
        <w:t>at De Hoop Nature Reserve on the south coast of South Africa</w:t>
      </w:r>
      <w:r w:rsidRPr="000B0CC2">
        <w:rPr>
          <w:i/>
        </w:rPr>
        <w:t xml:space="preserve">. </w:t>
      </w:r>
      <w:r w:rsidRPr="00C460E4">
        <w:rPr>
          <w:i/>
          <w:highlight w:val="yellow"/>
          <w:rPrChange w:id="315" w:author="AJ Smit" w:date="2018-11-18T17:35:00Z">
            <w:rPr>
              <w:i/>
            </w:rPr>
          </w:rPrChange>
        </w:rPr>
        <w:t>Afr. J. Mar. Sci</w:t>
      </w:r>
      <w:r w:rsidRPr="00C460E4">
        <w:rPr>
          <w:highlight w:val="yellow"/>
          <w:rPrChange w:id="316" w:author="AJ Smit" w:date="2018-11-18T17:35:00Z">
            <w:rPr/>
          </w:rPrChange>
        </w:rPr>
        <w:t>.</w:t>
      </w:r>
      <w:r w:rsidRPr="00594CCB">
        <w:t xml:space="preserve"> 34:147-51.</w:t>
      </w:r>
    </w:p>
    <w:p w14:paraId="5082182D" w14:textId="77777777" w:rsidR="00220C8C" w:rsidRPr="00594CCB" w:rsidRDefault="00220C8C" w:rsidP="007A34C2">
      <w:pPr>
        <w:pStyle w:val="BodyText"/>
        <w:rPr>
          <w:color w:val="FF0000"/>
        </w:rPr>
        <w:pPrChange w:id="317" w:author="AJ Smit" w:date="2018-11-18T17:17:00Z">
          <w:pPr>
            <w:autoSpaceDE w:val="0"/>
            <w:autoSpaceDN w:val="0"/>
            <w:adjustRightInd w:val="0"/>
            <w:spacing w:after="0"/>
          </w:pPr>
        </w:pPrChange>
      </w:pPr>
    </w:p>
    <w:p w14:paraId="29E6688A" w14:textId="238B62D3" w:rsidR="00220C8C" w:rsidRDefault="00220C8C" w:rsidP="007A34C2">
      <w:pPr>
        <w:pStyle w:val="BodyText"/>
        <w:pPrChange w:id="318" w:author="AJ Smit" w:date="2018-11-18T17:17:00Z">
          <w:pPr/>
        </w:pPrChange>
      </w:pPr>
      <w:r w:rsidRPr="00456221">
        <w:t xml:space="preserve">Boyer, D., J. Cole, and C. Bartholomae, </w:t>
      </w:r>
      <w:r w:rsidRPr="00C460E4">
        <w:rPr>
          <w:highlight w:val="yellow"/>
          <w:rPrChange w:id="319" w:author="AJ Smit" w:date="2018-11-18T17:35:00Z">
            <w:rPr/>
          </w:rPrChange>
        </w:rPr>
        <w:t>2000:</w:t>
      </w:r>
      <w:r w:rsidRPr="00456221">
        <w:t xml:space="preserve"> Southwestern Africa: Northern Benguela Current region. </w:t>
      </w:r>
      <w:r w:rsidRPr="00C460E4">
        <w:rPr>
          <w:i/>
          <w:highlight w:val="yellow"/>
          <w:rPrChange w:id="320" w:author="AJ Smit" w:date="2018-11-18T17:35:00Z">
            <w:rPr>
              <w:i/>
            </w:rPr>
          </w:rPrChange>
        </w:rPr>
        <w:t xml:space="preserve">Mar. </w:t>
      </w:r>
      <w:proofErr w:type="spellStart"/>
      <w:r w:rsidRPr="00C460E4">
        <w:rPr>
          <w:i/>
          <w:highlight w:val="yellow"/>
          <w:rPrChange w:id="321" w:author="AJ Smit" w:date="2018-11-18T17:35:00Z">
            <w:rPr>
              <w:i/>
            </w:rPr>
          </w:rPrChange>
        </w:rPr>
        <w:t>Pollut</w:t>
      </w:r>
      <w:proofErr w:type="spellEnd"/>
      <w:r w:rsidRPr="00C460E4">
        <w:rPr>
          <w:i/>
          <w:highlight w:val="yellow"/>
          <w:rPrChange w:id="322" w:author="AJ Smit" w:date="2018-11-18T17:35:00Z">
            <w:rPr>
              <w:i/>
            </w:rPr>
          </w:rPrChange>
        </w:rPr>
        <w:t>. Bull</w:t>
      </w:r>
      <w:r w:rsidRPr="00C460E4">
        <w:rPr>
          <w:highlight w:val="yellow"/>
          <w:rPrChange w:id="323" w:author="AJ Smit" w:date="2018-11-18T17:35:00Z">
            <w:rPr/>
          </w:rPrChange>
        </w:rPr>
        <w:t>.,</w:t>
      </w:r>
      <w:r w:rsidRPr="00456221">
        <w:t xml:space="preserve"> 41, 123</w:t>
      </w:r>
      <w:del w:id="324" w:author="AJ Smit" w:date="2018-11-18T17:58:00Z">
        <w:r w:rsidRPr="00C460E4" w:rsidDel="00FE4407">
          <w:rPr>
            <w:highlight w:val="yellow"/>
            <w:rPrChange w:id="325" w:author="AJ Smit" w:date="2018-11-18T17:37:00Z">
              <w:rPr/>
            </w:rPrChange>
          </w:rPr>
          <w:delText>–</w:delText>
        </w:r>
      </w:del>
      <w:ins w:id="326" w:author="AJ Smit" w:date="2018-11-18T17:58:00Z">
        <w:r w:rsidR="00FE4407">
          <w:rPr>
            <w:highlight w:val="yellow"/>
          </w:rPr>
          <w:t>-</w:t>
        </w:r>
      </w:ins>
      <w:r w:rsidRPr="00456221">
        <w:t xml:space="preserve"> 140</w:t>
      </w:r>
      <w:del w:id="327" w:author="AJ Smit" w:date="2018-11-18T17:35:00Z">
        <w:r w:rsidRPr="00456221" w:rsidDel="00C460E4">
          <w:delText>, doi:10.1016/S0025-326X(00)00106-5</w:delText>
        </w:r>
        <w:r w:rsidDel="00C460E4">
          <w:delText>.</w:delText>
        </w:r>
      </w:del>
      <w:ins w:id="328" w:author="AJ Smit" w:date="2018-11-18T17:35:00Z">
        <w:r w:rsidR="00C460E4">
          <w:t>.</w:t>
        </w:r>
      </w:ins>
    </w:p>
    <w:p w14:paraId="07454915" w14:textId="355AEF20" w:rsidR="00220C8C" w:rsidRPr="009112ED" w:rsidRDefault="00220C8C" w:rsidP="007A34C2">
      <w:pPr>
        <w:pStyle w:val="BodyText"/>
        <w:pPrChange w:id="329" w:author="AJ Smit" w:date="2018-11-18T17:17:00Z">
          <w:pPr/>
        </w:pPrChange>
      </w:pPr>
      <w:r w:rsidRPr="009112ED">
        <w:lastRenderedPageBreak/>
        <w:t xml:space="preserve">Cheshire, A.C., Hallam, N.D., </w:t>
      </w:r>
      <w:r w:rsidRPr="00C460E4">
        <w:rPr>
          <w:highlight w:val="yellow"/>
          <w:rPrChange w:id="330" w:author="AJ Smit" w:date="2018-11-18T17:38:00Z">
            <w:rPr/>
          </w:rPrChange>
        </w:rPr>
        <w:t>1988.</w:t>
      </w:r>
      <w:r w:rsidRPr="009112ED">
        <w:t xml:space="preserve"> Morphology of the southern Bull-Kelp (</w:t>
      </w:r>
      <w:proofErr w:type="spellStart"/>
      <w:r w:rsidRPr="000B0CC2">
        <w:rPr>
          <w:i/>
        </w:rPr>
        <w:t>Durvillaea</w:t>
      </w:r>
      <w:proofErr w:type="spellEnd"/>
      <w:r w:rsidRPr="000B0CC2">
        <w:rPr>
          <w:i/>
        </w:rPr>
        <w:t xml:space="preserve"> </w:t>
      </w:r>
      <w:proofErr w:type="spellStart"/>
      <w:r w:rsidRPr="000B0CC2">
        <w:rPr>
          <w:i/>
        </w:rPr>
        <w:t>potatorum</w:t>
      </w:r>
      <w:proofErr w:type="spellEnd"/>
      <w:r w:rsidRPr="00C460E4">
        <w:rPr>
          <w:rPrChange w:id="331" w:author="AJ Smit" w:date="2018-11-18T17:38:00Z">
            <w:rPr>
              <w:i/>
            </w:rPr>
          </w:rPrChange>
        </w:rPr>
        <w:t xml:space="preserve">, </w:t>
      </w:r>
      <w:proofErr w:type="spellStart"/>
      <w:r w:rsidRPr="00C460E4">
        <w:rPr>
          <w:rPrChange w:id="332" w:author="AJ Smit" w:date="2018-11-18T17:38:00Z">
            <w:rPr>
              <w:i/>
            </w:rPr>
          </w:rPrChange>
        </w:rPr>
        <w:t>Durvilleales</w:t>
      </w:r>
      <w:proofErr w:type="spellEnd"/>
      <w:r w:rsidRPr="00C460E4">
        <w:rPr>
          <w:rPrChange w:id="333" w:author="AJ Smit" w:date="2018-11-18T17:38:00Z">
            <w:rPr>
              <w:i/>
            </w:rPr>
          </w:rPrChange>
        </w:rPr>
        <w:t xml:space="preserve">, </w:t>
      </w:r>
      <w:proofErr w:type="spellStart"/>
      <w:r w:rsidRPr="00C460E4">
        <w:rPr>
          <w:rPrChange w:id="334" w:author="AJ Smit" w:date="2018-11-18T17:38:00Z">
            <w:rPr>
              <w:i/>
            </w:rPr>
          </w:rPrChange>
        </w:rPr>
        <w:t>Phaeophyta</w:t>
      </w:r>
      <w:proofErr w:type="spellEnd"/>
      <w:r w:rsidRPr="009112ED">
        <w:t xml:space="preserve">) from King Island (Bass Strait Australia). </w:t>
      </w:r>
      <w:r w:rsidRPr="00C460E4">
        <w:rPr>
          <w:i/>
          <w:highlight w:val="yellow"/>
          <w:rPrChange w:id="335" w:author="AJ Smit" w:date="2018-11-18T17:38:00Z">
            <w:rPr>
              <w:i/>
            </w:rPr>
          </w:rPrChange>
        </w:rPr>
        <w:t>Bot. Mar</w:t>
      </w:r>
      <w:r w:rsidRPr="00C460E4">
        <w:rPr>
          <w:highlight w:val="yellow"/>
          <w:rPrChange w:id="336" w:author="AJ Smit" w:date="2018-11-18T17:38:00Z">
            <w:rPr/>
          </w:rPrChange>
        </w:rPr>
        <w:t>.</w:t>
      </w:r>
      <w:r w:rsidRPr="009112ED">
        <w:t xml:space="preserve"> 31, 139</w:t>
      </w:r>
      <w:del w:id="337" w:author="AJ Smit" w:date="2018-11-18T17:58:00Z">
        <w:r w:rsidRPr="009112ED" w:rsidDel="00FE4407">
          <w:delText>–</w:delText>
        </w:r>
      </w:del>
      <w:ins w:id="338" w:author="AJ Smit" w:date="2018-11-18T17:58:00Z">
        <w:r w:rsidR="00FE4407">
          <w:t>-</w:t>
        </w:r>
      </w:ins>
      <w:r w:rsidRPr="009112ED">
        <w:t>148</w:t>
      </w:r>
    </w:p>
    <w:p w14:paraId="08116108" w14:textId="7C947A7C" w:rsidR="00220C8C" w:rsidRPr="009112ED" w:rsidRDefault="00220C8C" w:rsidP="007A34C2">
      <w:pPr>
        <w:pStyle w:val="BodyText"/>
        <w:pPrChange w:id="339" w:author="AJ Smit" w:date="2018-11-18T17:17:00Z">
          <w:pPr/>
        </w:pPrChange>
      </w:pPr>
      <w:r w:rsidRPr="009112ED">
        <w:t xml:space="preserve">Cousens, R., 1982. The effect of exposure to wave action on the morphology and pigmentation </w:t>
      </w:r>
      <w:r w:rsidRPr="000B0CC2">
        <w:rPr>
          <w:i/>
        </w:rPr>
        <w:t xml:space="preserve">of </w:t>
      </w:r>
      <w:proofErr w:type="spellStart"/>
      <w:r w:rsidRPr="000B0CC2">
        <w:rPr>
          <w:i/>
        </w:rPr>
        <w:t>Ascophyllum</w:t>
      </w:r>
      <w:proofErr w:type="spellEnd"/>
      <w:r w:rsidRPr="000B0CC2">
        <w:rPr>
          <w:i/>
        </w:rPr>
        <w:t xml:space="preserve"> nodosum</w:t>
      </w:r>
      <w:r w:rsidRPr="009112ED">
        <w:t xml:space="preserve"> (L.) Le </w:t>
      </w:r>
      <w:proofErr w:type="spellStart"/>
      <w:r w:rsidRPr="009112ED">
        <w:t>Jolis</w:t>
      </w:r>
      <w:proofErr w:type="spellEnd"/>
      <w:r w:rsidRPr="009112ED">
        <w:t xml:space="preserve"> in South-Eastern Canada. </w:t>
      </w:r>
      <w:r w:rsidRPr="000B0CC2">
        <w:rPr>
          <w:i/>
        </w:rPr>
        <w:t>Bot. Mar</w:t>
      </w:r>
      <w:r w:rsidRPr="009112ED">
        <w:t>. 25, 191</w:t>
      </w:r>
      <w:del w:id="340" w:author="AJ Smit" w:date="2018-11-18T17:58:00Z">
        <w:r w:rsidRPr="009112ED" w:rsidDel="00FE4407">
          <w:delText>–</w:delText>
        </w:r>
      </w:del>
      <w:ins w:id="341" w:author="AJ Smit" w:date="2018-11-18T17:58:00Z">
        <w:r w:rsidR="00FE4407">
          <w:t>-</w:t>
        </w:r>
      </w:ins>
      <w:r w:rsidRPr="009112ED">
        <w:t>195</w:t>
      </w:r>
    </w:p>
    <w:p w14:paraId="1DC41E70" w14:textId="77777777" w:rsidR="00220C8C" w:rsidRDefault="00220C8C" w:rsidP="007A34C2">
      <w:pPr>
        <w:pStyle w:val="BodyText"/>
        <w:pPrChange w:id="342" w:author="AJ Smit" w:date="2018-11-18T17:17:00Z">
          <w:pPr/>
        </w:pPrChange>
      </w:pPr>
      <w:r w:rsidRPr="00594CCB">
        <w:t xml:space="preserve">De </w:t>
      </w:r>
      <w:proofErr w:type="spellStart"/>
      <w:r w:rsidRPr="00594CCB">
        <w:t>Clerck</w:t>
      </w:r>
      <w:proofErr w:type="spellEnd"/>
      <w:r w:rsidRPr="00594CCB">
        <w:t xml:space="preserve">, O., Bolton, J., Anderson, R., Coppejans, E., Bolton, J. &amp; Anderson, R. </w:t>
      </w:r>
      <w:r w:rsidRPr="00C460E4">
        <w:rPr>
          <w:highlight w:val="yellow"/>
          <w:rPrChange w:id="343" w:author="AJ Smit" w:date="2018-11-18T17:38:00Z">
            <w:rPr/>
          </w:rPrChange>
        </w:rPr>
        <w:t>2005b.</w:t>
      </w:r>
      <w:r w:rsidRPr="00594CCB">
        <w:t xml:space="preserve"> Guide to the Seaweeds of KwaZulu-Natal, </w:t>
      </w:r>
      <w:proofErr w:type="spellStart"/>
      <w:r w:rsidRPr="000B0CC2">
        <w:rPr>
          <w:i/>
        </w:rPr>
        <w:t>Scripta</w:t>
      </w:r>
      <w:proofErr w:type="spellEnd"/>
      <w:r w:rsidRPr="000B0CC2">
        <w:rPr>
          <w:i/>
        </w:rPr>
        <w:t xml:space="preserve"> Botanica </w:t>
      </w:r>
      <w:proofErr w:type="spellStart"/>
      <w:r w:rsidRPr="000B0CC2">
        <w:rPr>
          <w:i/>
        </w:rPr>
        <w:t>Belgica</w:t>
      </w:r>
      <w:proofErr w:type="spellEnd"/>
      <w:r w:rsidRPr="00594CCB">
        <w:t>, 294 pp.</w:t>
      </w:r>
    </w:p>
    <w:p w14:paraId="07D080D0" w14:textId="77777777" w:rsidR="00220C8C" w:rsidRPr="00A5526C" w:rsidRDefault="00220C8C" w:rsidP="007A34C2">
      <w:pPr>
        <w:pStyle w:val="BodyText"/>
        <w:pPrChange w:id="344" w:author="AJ Smit" w:date="2018-11-18T17:17:00Z">
          <w:pPr/>
        </w:pPrChange>
      </w:pPr>
      <w:r w:rsidRPr="00C460E4">
        <w:rPr>
          <w:highlight w:val="yellow"/>
          <w:rPrChange w:id="345" w:author="AJ Smit" w:date="2018-11-18T17:38:00Z">
            <w:rPr/>
          </w:rPrChange>
        </w:rPr>
        <w:t>DENNY, M. W.</w:t>
      </w:r>
      <w:r w:rsidRPr="00A5526C">
        <w:t xml:space="preserve"> (1988). Biology and the Mechanics of the Wave-swept Environment. Princeton, NJ: Princeton University Press.</w:t>
      </w:r>
    </w:p>
    <w:p w14:paraId="64EA6209" w14:textId="672BDB69" w:rsidR="00220C8C" w:rsidRDefault="00220C8C" w:rsidP="007A34C2">
      <w:pPr>
        <w:pStyle w:val="BodyText"/>
        <w:pPrChange w:id="346" w:author="AJ Smit" w:date="2018-11-18T17:17:00Z">
          <w:pPr/>
        </w:pPrChange>
      </w:pPr>
      <w:commentRangeStart w:id="347"/>
      <w:r w:rsidRPr="00A5526C">
        <w:t xml:space="preserve">Dudgeon SR, Johnson AS </w:t>
      </w:r>
      <w:commentRangeEnd w:id="347"/>
      <w:r w:rsidR="00C460E4">
        <w:rPr>
          <w:rStyle w:val="CommentReference"/>
          <w:rFonts w:asciiTheme="minorHAnsi" w:hAnsiTheme="minorHAnsi"/>
        </w:rPr>
        <w:commentReference w:id="347"/>
      </w:r>
      <w:r w:rsidRPr="00A5526C">
        <w:t xml:space="preserve">(1992) Thick vs. thin: thallus </w:t>
      </w:r>
      <w:proofErr w:type="spellStart"/>
      <w:r w:rsidRPr="00A5526C">
        <w:t>mor-</w:t>
      </w:r>
      <w:del w:id="348" w:author="AJ Smit" w:date="2018-11-18T17:55:00Z">
        <w:r w:rsidRPr="00A5526C" w:rsidDel="00FE4407">
          <w:delText xml:space="preserve"> </w:delText>
        </w:r>
      </w:del>
      <w:r w:rsidRPr="00A5526C">
        <w:t>phology</w:t>
      </w:r>
      <w:proofErr w:type="spellEnd"/>
      <w:r w:rsidRPr="00A5526C">
        <w:t xml:space="preserve"> and tissue mechanics influence differential drag and dislodgement of two co-dominant seaweeds. </w:t>
      </w:r>
      <w:r w:rsidRPr="0096028D">
        <w:rPr>
          <w:i/>
          <w:rPrChange w:id="349" w:author="AJ Smit" w:date="2018-11-18T18:01:00Z">
            <w:rPr/>
          </w:rPrChange>
        </w:rPr>
        <w:t xml:space="preserve">J </w:t>
      </w:r>
      <w:proofErr w:type="spellStart"/>
      <w:r w:rsidRPr="0096028D">
        <w:rPr>
          <w:i/>
          <w:rPrChange w:id="350" w:author="AJ Smit" w:date="2018-11-18T18:01:00Z">
            <w:rPr/>
          </w:rPrChange>
        </w:rPr>
        <w:t>Exp</w:t>
      </w:r>
      <w:proofErr w:type="spellEnd"/>
      <w:r w:rsidRPr="0096028D">
        <w:rPr>
          <w:i/>
          <w:rPrChange w:id="351" w:author="AJ Smit" w:date="2018-11-18T18:01:00Z">
            <w:rPr/>
          </w:rPrChange>
        </w:rPr>
        <w:t xml:space="preserve"> Mar </w:t>
      </w:r>
      <w:proofErr w:type="spellStart"/>
      <w:r w:rsidRPr="0096028D">
        <w:rPr>
          <w:i/>
          <w:rPrChange w:id="352" w:author="AJ Smit" w:date="2018-11-18T18:01:00Z">
            <w:rPr/>
          </w:rPrChange>
        </w:rPr>
        <w:t>Biol</w:t>
      </w:r>
      <w:proofErr w:type="spellEnd"/>
      <w:r w:rsidRPr="0096028D">
        <w:rPr>
          <w:i/>
          <w:rPrChange w:id="353" w:author="AJ Smit" w:date="2018-11-18T18:01:00Z">
            <w:rPr/>
          </w:rPrChange>
        </w:rPr>
        <w:t xml:space="preserve"> </w:t>
      </w:r>
      <w:proofErr w:type="spellStart"/>
      <w:r w:rsidRPr="0096028D">
        <w:rPr>
          <w:i/>
          <w:rPrChange w:id="354" w:author="AJ Smit" w:date="2018-11-18T18:01:00Z">
            <w:rPr/>
          </w:rPrChange>
        </w:rPr>
        <w:t>Ecol</w:t>
      </w:r>
      <w:proofErr w:type="spellEnd"/>
      <w:r w:rsidRPr="00A5526C">
        <w:t xml:space="preserve"> 165:23</w:t>
      </w:r>
      <w:del w:id="355" w:author="AJ Smit" w:date="2018-11-18T17:58:00Z">
        <w:r w:rsidRPr="00A5526C" w:rsidDel="00FE4407">
          <w:delText>–</w:delText>
        </w:r>
      </w:del>
      <w:ins w:id="356" w:author="AJ Smit" w:date="2018-11-18T17:58:00Z">
        <w:r w:rsidR="00FE4407">
          <w:t>-</w:t>
        </w:r>
      </w:ins>
      <w:r w:rsidRPr="00A5526C">
        <w:t>43</w:t>
      </w:r>
    </w:p>
    <w:p w14:paraId="0EBFCF23" w14:textId="188D286F" w:rsidR="00220C8C" w:rsidRPr="00594CCB" w:rsidRDefault="00220C8C" w:rsidP="007A34C2">
      <w:pPr>
        <w:pStyle w:val="BodyText"/>
        <w:pPrChange w:id="357" w:author="AJ Smit" w:date="2018-11-18T17:17:00Z">
          <w:pPr/>
        </w:pPrChange>
      </w:pPr>
      <w:r w:rsidRPr="009B6E73">
        <w:t xml:space="preserve">Field JG, Griffiths CL, Griffiths RJ, </w:t>
      </w:r>
      <w:proofErr w:type="spellStart"/>
      <w:r w:rsidRPr="009B6E73">
        <w:t>Jarman</w:t>
      </w:r>
      <w:proofErr w:type="spellEnd"/>
      <w:r w:rsidRPr="009B6E73">
        <w:t xml:space="preserve"> N, </w:t>
      </w:r>
      <w:proofErr w:type="spellStart"/>
      <w:r w:rsidRPr="009B6E73">
        <w:t>Zoutendyk</w:t>
      </w:r>
      <w:proofErr w:type="spellEnd"/>
      <w:r w:rsidRPr="009B6E73">
        <w:t xml:space="preserve"> P, </w:t>
      </w:r>
      <w:proofErr w:type="spellStart"/>
      <w:r w:rsidRPr="009B6E73">
        <w:t>Velimirov</w:t>
      </w:r>
      <w:proofErr w:type="spellEnd"/>
      <w:r w:rsidRPr="009B6E73">
        <w:t xml:space="preserve"> B, Bowes A. 1980. Variation in structure and biomass of kelp communities along the South-west Cape coast. Transactions of the Royal Society of South Africa 44: 145</w:t>
      </w:r>
      <w:del w:id="358" w:author="AJ Smit" w:date="2018-11-18T17:58:00Z">
        <w:r w:rsidRPr="009B6E73" w:rsidDel="00FE4407">
          <w:delText>–</w:delText>
        </w:r>
      </w:del>
      <w:ins w:id="359" w:author="AJ Smit" w:date="2018-11-18T17:58:00Z">
        <w:r w:rsidR="00FE4407">
          <w:t>-</w:t>
        </w:r>
      </w:ins>
      <w:r w:rsidRPr="009B6E73">
        <w:t>203</w:t>
      </w:r>
    </w:p>
    <w:p w14:paraId="6F7A1959" w14:textId="7A54E344" w:rsidR="00220C8C" w:rsidRPr="00594CCB" w:rsidRDefault="00220C8C" w:rsidP="007A34C2">
      <w:pPr>
        <w:pStyle w:val="BodyText"/>
        <w:pPrChange w:id="360" w:author="AJ Smit" w:date="2018-11-18T17:17:00Z">
          <w:pPr/>
        </w:pPrChange>
      </w:pPr>
      <w:proofErr w:type="spellStart"/>
      <w:r w:rsidRPr="00594CCB">
        <w:t>Fredriksen</w:t>
      </w:r>
      <w:proofErr w:type="spellEnd"/>
      <w:r w:rsidRPr="00594CCB">
        <w:t>, S., 2003. Food web studies in a Norwegian kelp forest based on stable isotope (</w:t>
      </w:r>
      <w:r w:rsidRPr="00FE4407">
        <w:rPr>
          <w:highlight w:val="yellow"/>
          <w:rPrChange w:id="361" w:author="AJ Smit" w:date="2018-11-18T17:54:00Z">
            <w:rPr/>
          </w:rPrChange>
        </w:rPr>
        <w:t>delta C-13</w:t>
      </w:r>
      <w:r w:rsidRPr="00594CCB">
        <w:t xml:space="preserve"> and </w:t>
      </w:r>
      <w:r w:rsidRPr="00FE4407">
        <w:rPr>
          <w:highlight w:val="yellow"/>
          <w:rPrChange w:id="362" w:author="AJ Smit" w:date="2018-11-18T17:54:00Z">
            <w:rPr/>
          </w:rPrChange>
        </w:rPr>
        <w:t>delta N-15</w:t>
      </w:r>
      <w:r w:rsidRPr="00594CCB">
        <w:t xml:space="preserve">) analysis. </w:t>
      </w:r>
      <w:r w:rsidRPr="000B0CC2">
        <w:rPr>
          <w:i/>
        </w:rPr>
        <w:t>Mar. Ecol. Prog. Ser</w:t>
      </w:r>
      <w:r w:rsidRPr="00594CCB">
        <w:t>. 260, 71</w:t>
      </w:r>
      <w:del w:id="363" w:author="AJ Smit" w:date="2018-11-18T17:58:00Z">
        <w:r w:rsidRPr="00594CCB" w:rsidDel="00FE4407">
          <w:delText>–</w:delText>
        </w:r>
      </w:del>
      <w:ins w:id="364" w:author="AJ Smit" w:date="2018-11-18T17:58:00Z">
        <w:r w:rsidR="00FE4407">
          <w:t>-</w:t>
        </w:r>
      </w:ins>
      <w:r w:rsidRPr="00594CCB">
        <w:t>81.</w:t>
      </w:r>
    </w:p>
    <w:p w14:paraId="3A2B6EE8" w14:textId="77777777" w:rsidR="00220C8C" w:rsidRPr="00594CCB" w:rsidRDefault="00220C8C" w:rsidP="007A34C2">
      <w:pPr>
        <w:pStyle w:val="BodyText"/>
        <w:pPrChange w:id="365" w:author="AJ Smit" w:date="2018-11-18T17:17:00Z">
          <w:pPr/>
        </w:pPrChange>
      </w:pPr>
      <w:r w:rsidRPr="00594CCB">
        <w:t xml:space="preserve">Friedland, M. T. &amp; Denny, M. W. 1995. Surviving hydrodynamic forces in a wave-swept environment: Consequences of morphology in the feather boa kelp, </w:t>
      </w:r>
      <w:proofErr w:type="spellStart"/>
      <w:r w:rsidRPr="000B0CC2">
        <w:rPr>
          <w:i/>
        </w:rPr>
        <w:t>Egregia</w:t>
      </w:r>
      <w:proofErr w:type="spellEnd"/>
      <w:r w:rsidRPr="000B0CC2">
        <w:rPr>
          <w:i/>
        </w:rPr>
        <w:t xml:space="preserve"> </w:t>
      </w:r>
      <w:proofErr w:type="spellStart"/>
      <w:r w:rsidRPr="000B0CC2">
        <w:rPr>
          <w:i/>
        </w:rPr>
        <w:t>menziesii</w:t>
      </w:r>
      <w:proofErr w:type="spellEnd"/>
      <w:r w:rsidRPr="00FE4407">
        <w:rPr>
          <w:rPrChange w:id="366" w:author="AJ Smit" w:date="2018-11-18T17:54:00Z">
            <w:rPr>
              <w:i/>
            </w:rPr>
          </w:rPrChange>
        </w:rPr>
        <w:t xml:space="preserve"> (Turner). </w:t>
      </w:r>
      <w:r w:rsidRPr="000B0CC2">
        <w:rPr>
          <w:i/>
        </w:rPr>
        <w:t>J. Exp. Mar. Biol. Ecol</w:t>
      </w:r>
      <w:r w:rsidRPr="00594CCB">
        <w:t>. 190:109-33.</w:t>
      </w:r>
    </w:p>
    <w:p w14:paraId="2F4A92A0" w14:textId="259FA9B5" w:rsidR="00220C8C" w:rsidRDefault="00220C8C" w:rsidP="007A34C2">
      <w:pPr>
        <w:pStyle w:val="BodyText"/>
        <w:pPrChange w:id="367" w:author="AJ Smit" w:date="2018-11-18T17:17:00Z">
          <w:pPr/>
        </w:pPrChange>
      </w:pPr>
      <w:r w:rsidRPr="00881484">
        <w:t>Gerard, V.A., Mann, K.H., 1979. Growth and production of</w:t>
      </w:r>
      <w:r>
        <w:t xml:space="preserve"> </w:t>
      </w:r>
      <w:r w:rsidRPr="000B0CC2">
        <w:rPr>
          <w:i/>
        </w:rPr>
        <w:t xml:space="preserve">Laminaria </w:t>
      </w:r>
      <w:proofErr w:type="spellStart"/>
      <w:r w:rsidRPr="000B0CC2">
        <w:rPr>
          <w:i/>
        </w:rPr>
        <w:t>longicruris</w:t>
      </w:r>
      <w:proofErr w:type="spellEnd"/>
      <w:r w:rsidRPr="00FE4407">
        <w:rPr>
          <w:rPrChange w:id="368" w:author="AJ Smit" w:date="2018-11-18T17:54:00Z">
            <w:rPr>
              <w:i/>
            </w:rPr>
          </w:rPrChange>
        </w:rPr>
        <w:t xml:space="preserve"> (</w:t>
      </w:r>
      <w:proofErr w:type="spellStart"/>
      <w:r w:rsidRPr="00FE4407">
        <w:rPr>
          <w:rPrChange w:id="369" w:author="AJ Smit" w:date="2018-11-18T17:54:00Z">
            <w:rPr>
              <w:i/>
            </w:rPr>
          </w:rPrChange>
        </w:rPr>
        <w:t>Phaeophyta</w:t>
      </w:r>
      <w:proofErr w:type="spellEnd"/>
      <w:r w:rsidRPr="00FE4407">
        <w:rPr>
          <w:rPrChange w:id="370" w:author="AJ Smit" w:date="2018-11-18T17:54:00Z">
            <w:rPr>
              <w:i/>
            </w:rPr>
          </w:rPrChange>
        </w:rPr>
        <w:t>)</w:t>
      </w:r>
      <w:r w:rsidRPr="00FE4407">
        <w:t xml:space="preserve"> </w:t>
      </w:r>
      <w:r w:rsidRPr="00881484">
        <w:t>populations exposed to different intensities of</w:t>
      </w:r>
      <w:r>
        <w:t xml:space="preserve"> </w:t>
      </w:r>
      <w:r w:rsidRPr="00881484">
        <w:t xml:space="preserve">water movement. </w:t>
      </w:r>
      <w:r w:rsidRPr="000B0CC2">
        <w:rPr>
          <w:i/>
        </w:rPr>
        <w:t xml:space="preserve">J. </w:t>
      </w:r>
      <w:proofErr w:type="spellStart"/>
      <w:r w:rsidRPr="000B0CC2">
        <w:rPr>
          <w:i/>
        </w:rPr>
        <w:t>Phycol</w:t>
      </w:r>
      <w:proofErr w:type="spellEnd"/>
      <w:r w:rsidRPr="00881484">
        <w:t>. 15, 33</w:t>
      </w:r>
      <w:del w:id="371" w:author="AJ Smit" w:date="2018-11-18T17:58:00Z">
        <w:r w:rsidRPr="00881484" w:rsidDel="00FE4407">
          <w:delText>–</w:delText>
        </w:r>
      </w:del>
      <w:ins w:id="372" w:author="AJ Smit" w:date="2018-11-18T17:58:00Z">
        <w:r w:rsidR="00FE4407">
          <w:t>-</w:t>
        </w:r>
      </w:ins>
      <w:r w:rsidRPr="00881484">
        <w:t>41.</w:t>
      </w:r>
    </w:p>
    <w:p w14:paraId="5AE7BD85" w14:textId="793E3DEC" w:rsidR="00220C8C" w:rsidRDefault="00220C8C" w:rsidP="007A34C2">
      <w:pPr>
        <w:pStyle w:val="BodyText"/>
        <w:pPrChange w:id="373" w:author="AJ Smit" w:date="2018-11-18T17:17:00Z">
          <w:pPr/>
        </w:pPrChange>
      </w:pPr>
      <w:r w:rsidRPr="00373978">
        <w:t xml:space="preserve">Gerard, V.A., 1987. Hydrodynamic streamlining of </w:t>
      </w:r>
      <w:r w:rsidRPr="00FE4407">
        <w:rPr>
          <w:i/>
          <w:rPrChange w:id="374" w:author="AJ Smit" w:date="2018-11-18T17:54:00Z">
            <w:rPr/>
          </w:rPrChange>
        </w:rPr>
        <w:t xml:space="preserve">Laminaria </w:t>
      </w:r>
      <w:proofErr w:type="spellStart"/>
      <w:r w:rsidRPr="00FE4407">
        <w:rPr>
          <w:i/>
          <w:rPrChange w:id="375" w:author="AJ Smit" w:date="2018-11-18T17:54:00Z">
            <w:rPr/>
          </w:rPrChange>
        </w:rPr>
        <w:t>saccharina</w:t>
      </w:r>
      <w:proofErr w:type="spellEnd"/>
      <w:r w:rsidRPr="00373978">
        <w:t xml:space="preserve"> Lamour in response to mechanical stress. J. Exp. Mar. Biol. Ecol. 107, 237</w:t>
      </w:r>
      <w:del w:id="376" w:author="AJ Smit" w:date="2018-11-18T17:58:00Z">
        <w:r w:rsidRPr="00373978" w:rsidDel="00FE4407">
          <w:delText>–</w:delText>
        </w:r>
      </w:del>
      <w:ins w:id="377" w:author="AJ Smit" w:date="2018-11-18T17:58:00Z">
        <w:r w:rsidR="00FE4407">
          <w:t>-</w:t>
        </w:r>
      </w:ins>
      <w:r w:rsidRPr="00373978">
        <w:t>244.</w:t>
      </w:r>
    </w:p>
    <w:p w14:paraId="075E7667" w14:textId="72CA51C7" w:rsidR="00220C8C" w:rsidRPr="00A5526C" w:rsidRDefault="00220C8C" w:rsidP="007A34C2">
      <w:pPr>
        <w:pStyle w:val="BodyText"/>
        <w:rPr>
          <w:rFonts w:cs="Times New Roman"/>
          <w:color w:val="000000"/>
          <w:shd w:val="clear" w:color="auto" w:fill="FFFFFF"/>
        </w:rPr>
        <w:pPrChange w:id="378" w:author="AJ Smit" w:date="2018-11-18T17:17:00Z">
          <w:pPr/>
        </w:pPrChange>
      </w:pPr>
      <w:r>
        <w:rPr>
          <w:color w:val="000000"/>
          <w:szCs w:val="22"/>
          <w:shd w:val="clear" w:color="auto" w:fill="FFFFFF"/>
        </w:rPr>
        <w:t>Gaylord, B., &amp; Denny, M. (1987). Flow and flexibility. </w:t>
      </w:r>
      <w:r>
        <w:rPr>
          <w:i/>
          <w:iCs/>
          <w:color w:val="000000"/>
          <w:szCs w:val="22"/>
          <w:shd w:val="clear" w:color="auto" w:fill="FFFFFF"/>
        </w:rPr>
        <w:t xml:space="preserve">Journal </w:t>
      </w:r>
      <w:del w:id="379" w:author="AJ Smit" w:date="2018-11-18T18:01:00Z">
        <w:r w:rsidDel="0096028D">
          <w:rPr>
            <w:i/>
            <w:iCs/>
            <w:color w:val="000000"/>
            <w:szCs w:val="22"/>
            <w:shd w:val="clear" w:color="auto" w:fill="FFFFFF"/>
          </w:rPr>
          <w:delText xml:space="preserve">Of </w:delText>
        </w:r>
      </w:del>
      <w:ins w:id="380" w:author="AJ Smit" w:date="2018-11-18T18:01:00Z">
        <w:r w:rsidR="0096028D">
          <w:rPr>
            <w:i/>
            <w:iCs/>
            <w:color w:val="000000"/>
            <w:szCs w:val="22"/>
            <w:shd w:val="clear" w:color="auto" w:fill="FFFFFF"/>
          </w:rPr>
          <w:t>o</w:t>
        </w:r>
        <w:r w:rsidR="0096028D">
          <w:rPr>
            <w:i/>
            <w:iCs/>
            <w:color w:val="000000"/>
            <w:szCs w:val="22"/>
            <w:shd w:val="clear" w:color="auto" w:fill="FFFFFF"/>
          </w:rPr>
          <w:t xml:space="preserve">f </w:t>
        </w:r>
      </w:ins>
      <w:r>
        <w:rPr>
          <w:i/>
          <w:iCs/>
          <w:color w:val="000000"/>
          <w:szCs w:val="22"/>
          <w:shd w:val="clear" w:color="auto" w:fill="FFFFFF"/>
        </w:rPr>
        <w:t>Experimental Biology</w:t>
      </w:r>
      <w:r>
        <w:rPr>
          <w:color w:val="000000"/>
          <w:szCs w:val="22"/>
          <w:shd w:val="clear" w:color="auto" w:fill="FFFFFF"/>
        </w:rPr>
        <w:t>, </w:t>
      </w:r>
      <w:r>
        <w:rPr>
          <w:i/>
          <w:iCs/>
          <w:color w:val="000000"/>
          <w:szCs w:val="22"/>
          <w:shd w:val="clear" w:color="auto" w:fill="FFFFFF"/>
        </w:rPr>
        <w:t>200</w:t>
      </w:r>
      <w:r>
        <w:rPr>
          <w:color w:val="000000"/>
          <w:szCs w:val="22"/>
          <w:shd w:val="clear" w:color="auto" w:fill="FFFFFF"/>
        </w:rPr>
        <w:t>, 3141-3164.</w:t>
      </w:r>
    </w:p>
    <w:p w14:paraId="4DF11426" w14:textId="3F469E2C" w:rsidR="00220C8C" w:rsidRPr="00A5526C" w:rsidRDefault="00220C8C" w:rsidP="007A34C2">
      <w:pPr>
        <w:pStyle w:val="BodyText"/>
        <w:rPr>
          <w:rFonts w:cs="Times New Roman"/>
        </w:rPr>
        <w:pPrChange w:id="381" w:author="AJ Smit" w:date="2018-11-18T17:17:00Z">
          <w:pPr/>
        </w:pPrChange>
      </w:pPr>
      <w:r w:rsidRPr="00A5526C">
        <w:rPr>
          <w:rFonts w:cs="Times New Roman"/>
        </w:rPr>
        <w:t xml:space="preserve">Gaylord B, Rosman JH, Reed DC, </w:t>
      </w:r>
      <w:proofErr w:type="spellStart"/>
      <w:r w:rsidRPr="00A5526C">
        <w:rPr>
          <w:rFonts w:cs="Times New Roman"/>
        </w:rPr>
        <w:t>Koseff</w:t>
      </w:r>
      <w:proofErr w:type="spellEnd"/>
      <w:r w:rsidRPr="00A5526C">
        <w:rPr>
          <w:rFonts w:cs="Times New Roman"/>
        </w:rPr>
        <w:t xml:space="preserve"> JR and others (2007) Spatial patterns of flow and their modification within and around a giant kelp forest. </w:t>
      </w:r>
      <w:proofErr w:type="spellStart"/>
      <w:r w:rsidRPr="00A5526C">
        <w:rPr>
          <w:rFonts w:cs="Times New Roman"/>
        </w:rPr>
        <w:t>Limnol</w:t>
      </w:r>
      <w:proofErr w:type="spellEnd"/>
      <w:r w:rsidRPr="00A5526C">
        <w:rPr>
          <w:rFonts w:cs="Times New Roman"/>
        </w:rPr>
        <w:t xml:space="preserve"> </w:t>
      </w:r>
      <w:proofErr w:type="spellStart"/>
      <w:r w:rsidRPr="00A5526C">
        <w:rPr>
          <w:rFonts w:cs="Times New Roman"/>
        </w:rPr>
        <w:t>Oceanogr</w:t>
      </w:r>
      <w:proofErr w:type="spellEnd"/>
      <w:r w:rsidRPr="00A5526C">
        <w:rPr>
          <w:rFonts w:cs="Times New Roman"/>
        </w:rPr>
        <w:t xml:space="preserve"> 52: 1838</w:t>
      </w:r>
      <w:del w:id="382" w:author="AJ Smit" w:date="2018-11-18T17:58:00Z">
        <w:r w:rsidRPr="00A5526C" w:rsidDel="00FE4407">
          <w:rPr>
            <w:rFonts w:cs="Times New Roman"/>
          </w:rPr>
          <w:delText>–</w:delText>
        </w:r>
      </w:del>
      <w:ins w:id="383" w:author="AJ Smit" w:date="2018-11-18T17:58:00Z">
        <w:r w:rsidR="00FE4407">
          <w:rPr>
            <w:rFonts w:cs="Times New Roman"/>
          </w:rPr>
          <w:t>-</w:t>
        </w:r>
      </w:ins>
      <w:r w:rsidRPr="00A5526C">
        <w:rPr>
          <w:rFonts w:cs="Times New Roman"/>
        </w:rPr>
        <w:t>1852</w:t>
      </w:r>
      <w:ins w:id="384" w:author="AJ Smit" w:date="2018-11-18T17:59:00Z">
        <w:r w:rsidR="00FE4407">
          <w:rPr>
            <w:rFonts w:cs="Times New Roman"/>
          </w:rPr>
          <w:t>.</w:t>
        </w:r>
      </w:ins>
    </w:p>
    <w:p w14:paraId="349EE1A1" w14:textId="77777777" w:rsidR="00220C8C" w:rsidRPr="00594CCB" w:rsidRDefault="00220C8C" w:rsidP="007A34C2">
      <w:pPr>
        <w:pStyle w:val="BodyText"/>
        <w:pPrChange w:id="385" w:author="AJ Smit" w:date="2018-11-18T17:17:00Z">
          <w:pPr/>
        </w:pPrChange>
      </w:pPr>
      <w:r w:rsidRPr="00594CCB">
        <w:t xml:space="preserve">Griffiths, C., Mead, A. &amp; </w:t>
      </w:r>
      <w:proofErr w:type="spellStart"/>
      <w:r w:rsidRPr="00594CCB">
        <w:t>Zietsman</w:t>
      </w:r>
      <w:proofErr w:type="spellEnd"/>
      <w:r w:rsidRPr="00594CCB">
        <w:t>, L. 2011. Human activities as drivers of change on South African rocky shores. Observations on Environmental Change in South Africa</w:t>
      </w:r>
      <w:r w:rsidRPr="000B0CC2">
        <w:rPr>
          <w:i/>
        </w:rPr>
        <w:t>, Sun Media, Stellenbosch, South Africa</w:t>
      </w:r>
      <w:r w:rsidRPr="00594CCB">
        <w:t>:</w:t>
      </w:r>
      <w:r>
        <w:t xml:space="preserve"> </w:t>
      </w:r>
      <w:r w:rsidRPr="00594CCB">
        <w:t>242-6.</w:t>
      </w:r>
    </w:p>
    <w:p w14:paraId="4E429F93" w14:textId="77777777" w:rsidR="00220C8C" w:rsidRDefault="00220C8C" w:rsidP="007A34C2">
      <w:pPr>
        <w:pStyle w:val="BodyText"/>
        <w:rPr>
          <w:noProof/>
        </w:rPr>
        <w:pPrChange w:id="386" w:author="AJ Smit" w:date="2018-11-18T17:17:00Z">
          <w:pPr>
            <w:widowControl w:val="0"/>
            <w:autoSpaceDE w:val="0"/>
            <w:autoSpaceDN w:val="0"/>
            <w:adjustRightInd w:val="0"/>
            <w:ind w:left="480" w:hanging="480"/>
          </w:pPr>
        </w:pPrChange>
      </w:pPr>
      <w:r w:rsidRPr="00FE4407">
        <w:rPr>
          <w:noProof/>
          <w:highlight w:val="yellow"/>
          <w:rPrChange w:id="387" w:author="AJ Smit" w:date="2018-11-18T17:54:00Z">
            <w:rPr>
              <w:noProof/>
            </w:rPr>
          </w:rPrChange>
        </w:rPr>
        <w:t>Joanna Gyory, Arthur J. Mariano, Edward H. Ryan. "The Benguela Current." Ocean Surface Currents. (). https://oceancurrents.rsmas.miami.edu/atlantic/benguela.html.</w:t>
      </w:r>
    </w:p>
    <w:p w14:paraId="6CF0AC2E" w14:textId="4F1EB20A" w:rsidR="00220C8C" w:rsidRPr="00A5526C" w:rsidRDefault="00220C8C" w:rsidP="007A34C2">
      <w:pPr>
        <w:pStyle w:val="BodyText"/>
        <w:rPr>
          <w:noProof/>
        </w:rPr>
        <w:pPrChange w:id="388" w:author="AJ Smit" w:date="2018-11-18T17:17:00Z">
          <w:pPr>
            <w:widowControl w:val="0"/>
            <w:autoSpaceDE w:val="0"/>
            <w:autoSpaceDN w:val="0"/>
            <w:adjustRightInd w:val="0"/>
            <w:ind w:left="480" w:hanging="480"/>
          </w:pPr>
        </w:pPrChange>
      </w:pPr>
      <w:r w:rsidRPr="00A5526C">
        <w:rPr>
          <w:noProof/>
        </w:rPr>
        <w:t xml:space="preserve">Holbrook, N.M., Denny, M.W., Koehl, M.A.R., 1991. Intertidal trees consequences of aggregation on the mechanical and photosynthetic properties of sea palms </w:t>
      </w:r>
      <w:r w:rsidRPr="00FE4407">
        <w:rPr>
          <w:i/>
          <w:noProof/>
          <w:rPrChange w:id="389" w:author="AJ Smit" w:date="2018-11-18T17:59:00Z">
            <w:rPr>
              <w:noProof/>
            </w:rPr>
          </w:rPrChange>
        </w:rPr>
        <w:t>Postelsia palmaeformis</w:t>
      </w:r>
      <w:r w:rsidRPr="00A5526C">
        <w:rPr>
          <w:noProof/>
        </w:rPr>
        <w:t xml:space="preserve"> Ruprecht. J. Exp. Mar. Biol. Ecol. 146, 39</w:t>
      </w:r>
      <w:del w:id="390" w:author="AJ Smit" w:date="2018-11-18T17:58:00Z">
        <w:r w:rsidRPr="00A5526C" w:rsidDel="00FE4407">
          <w:rPr>
            <w:noProof/>
          </w:rPr>
          <w:delText>–</w:delText>
        </w:r>
      </w:del>
      <w:ins w:id="391" w:author="AJ Smit" w:date="2018-11-18T17:58:00Z">
        <w:r w:rsidR="00FE4407">
          <w:rPr>
            <w:noProof/>
          </w:rPr>
          <w:t>-</w:t>
        </w:r>
      </w:ins>
      <w:r w:rsidRPr="00A5526C">
        <w:rPr>
          <w:noProof/>
        </w:rPr>
        <w:t>68</w:t>
      </w:r>
    </w:p>
    <w:p w14:paraId="680A627C" w14:textId="67A0FBE7" w:rsidR="00220C8C" w:rsidRPr="00594CCB" w:rsidRDefault="00220C8C" w:rsidP="007A34C2">
      <w:pPr>
        <w:pStyle w:val="BodyText"/>
        <w:rPr>
          <w:noProof/>
        </w:rPr>
        <w:pPrChange w:id="392" w:author="AJ Smit" w:date="2018-11-18T17:17:00Z">
          <w:pPr>
            <w:widowControl w:val="0"/>
            <w:autoSpaceDE w:val="0"/>
            <w:autoSpaceDN w:val="0"/>
            <w:adjustRightInd w:val="0"/>
            <w:ind w:left="480" w:hanging="480"/>
          </w:pPr>
        </w:pPrChange>
      </w:pPr>
      <w:r w:rsidRPr="00A5526C">
        <w:rPr>
          <w:noProof/>
        </w:rPr>
        <w:t xml:space="preserve">Hymanson, Z.P., Reed, D.C., Foster, M.S., Carter, J.W., 1990. The validity of using morphological characteristics as predictors of age in the kelp </w:t>
      </w:r>
      <w:r w:rsidRPr="00FE4407">
        <w:rPr>
          <w:i/>
          <w:noProof/>
          <w:rPrChange w:id="393" w:author="AJ Smit" w:date="2018-11-18T17:54:00Z">
            <w:rPr>
              <w:noProof/>
            </w:rPr>
          </w:rPrChange>
        </w:rPr>
        <w:t>Pterygophora californica</w:t>
      </w:r>
      <w:r w:rsidRPr="00A5526C">
        <w:rPr>
          <w:noProof/>
        </w:rPr>
        <w:t xml:space="preserve"> Laminariales Phaeophyta. Mar. Ecol. Prog. Ser. 59, 295</w:t>
      </w:r>
      <w:del w:id="394" w:author="AJ Smit" w:date="2018-11-18T17:58:00Z">
        <w:r w:rsidRPr="00A5526C" w:rsidDel="00FE4407">
          <w:rPr>
            <w:noProof/>
          </w:rPr>
          <w:delText>–</w:delText>
        </w:r>
      </w:del>
      <w:ins w:id="395" w:author="AJ Smit" w:date="2018-11-18T17:58:00Z">
        <w:r w:rsidR="00FE4407">
          <w:rPr>
            <w:noProof/>
          </w:rPr>
          <w:t>-</w:t>
        </w:r>
      </w:ins>
      <w:r w:rsidRPr="00A5526C">
        <w:rPr>
          <w:noProof/>
        </w:rPr>
        <w:t>304</w:t>
      </w:r>
    </w:p>
    <w:p w14:paraId="71711FF6" w14:textId="25ECB7B1" w:rsidR="00220C8C" w:rsidRPr="009112ED" w:rsidRDefault="00220C8C" w:rsidP="007A34C2">
      <w:pPr>
        <w:pStyle w:val="BodyText"/>
        <w:pPrChange w:id="396" w:author="AJ Smit" w:date="2018-11-18T17:17:00Z">
          <w:pPr/>
        </w:pPrChange>
      </w:pPr>
      <w:r w:rsidRPr="009112ED">
        <w:t xml:space="preserve">Hurd, C.L., 2000. Water motion, marine macroalgal physiology, and production. </w:t>
      </w:r>
      <w:r w:rsidRPr="000B0CC2">
        <w:rPr>
          <w:i/>
        </w:rPr>
        <w:t xml:space="preserve">J. </w:t>
      </w:r>
      <w:proofErr w:type="spellStart"/>
      <w:r w:rsidRPr="000B0CC2">
        <w:rPr>
          <w:i/>
        </w:rPr>
        <w:t>Phycol</w:t>
      </w:r>
      <w:proofErr w:type="spellEnd"/>
      <w:r w:rsidRPr="009112ED">
        <w:t>. 36, 453</w:t>
      </w:r>
      <w:del w:id="397" w:author="AJ Smit" w:date="2018-11-18T17:58:00Z">
        <w:r w:rsidRPr="009112ED" w:rsidDel="00FE4407">
          <w:delText>–</w:delText>
        </w:r>
      </w:del>
      <w:ins w:id="398" w:author="AJ Smit" w:date="2018-11-18T17:58:00Z">
        <w:r w:rsidR="00FE4407">
          <w:t>-</w:t>
        </w:r>
      </w:ins>
      <w:r w:rsidRPr="009112ED">
        <w:t>472.</w:t>
      </w:r>
    </w:p>
    <w:p w14:paraId="1BE4164F" w14:textId="53FABB3D" w:rsidR="00220C8C" w:rsidRDefault="00220C8C" w:rsidP="007A34C2">
      <w:pPr>
        <w:pStyle w:val="BodyText"/>
        <w:rPr>
          <w:shd w:val="clear" w:color="auto" w:fill="FFFFFF"/>
        </w:rPr>
        <w:pPrChange w:id="399" w:author="AJ Smit" w:date="2018-11-18T17:17:00Z">
          <w:pPr/>
        </w:pPrChange>
      </w:pPr>
      <w:proofErr w:type="spellStart"/>
      <w:r w:rsidRPr="00594CCB">
        <w:rPr>
          <w:shd w:val="clear" w:color="auto" w:fill="FFFFFF"/>
        </w:rPr>
        <w:t>Jackelman</w:t>
      </w:r>
      <w:proofErr w:type="spellEnd"/>
      <w:r w:rsidRPr="00594CCB">
        <w:rPr>
          <w:shd w:val="clear" w:color="auto" w:fill="FFFFFF"/>
        </w:rPr>
        <w:t xml:space="preserve">, J. J. &amp; Bolton, J. J. 1990. Form variation and productivity of an intertidal foliose </w:t>
      </w:r>
      <w:proofErr w:type="spellStart"/>
      <w:r w:rsidRPr="00FE4407">
        <w:rPr>
          <w:i/>
          <w:shd w:val="clear" w:color="auto" w:fill="FFFFFF"/>
          <w:rPrChange w:id="400" w:author="AJ Smit" w:date="2018-11-18T17:53:00Z">
            <w:rPr>
              <w:shd w:val="clear" w:color="auto" w:fill="FFFFFF"/>
            </w:rPr>
          </w:rPrChange>
        </w:rPr>
        <w:t>Gigartina</w:t>
      </w:r>
      <w:proofErr w:type="spellEnd"/>
      <w:r w:rsidRPr="00FE4407">
        <w:rPr>
          <w:i/>
          <w:shd w:val="clear" w:color="auto" w:fill="FFFFFF"/>
          <w:rPrChange w:id="401" w:author="AJ Smit" w:date="2018-11-18T17:53:00Z">
            <w:rPr>
              <w:shd w:val="clear" w:color="auto" w:fill="FFFFFF"/>
            </w:rPr>
          </w:rPrChange>
        </w:rPr>
        <w:t xml:space="preserve"> </w:t>
      </w:r>
      <w:r w:rsidRPr="00594CCB">
        <w:rPr>
          <w:shd w:val="clear" w:color="auto" w:fill="FFFFFF"/>
        </w:rPr>
        <w:t>species (</w:t>
      </w:r>
      <w:del w:id="402" w:author="AJ Smit" w:date="2018-11-18T17:53:00Z">
        <w:r w:rsidRPr="00FE4407" w:rsidDel="00FE4407">
          <w:rPr>
            <w:shd w:val="clear" w:color="auto" w:fill="FFFFFF"/>
            <w:rPrChange w:id="403" w:author="AJ Smit" w:date="2018-11-18T17:54:00Z">
              <w:rPr>
                <w:i/>
                <w:shd w:val="clear" w:color="auto" w:fill="FFFFFF"/>
              </w:rPr>
            </w:rPrChange>
          </w:rPr>
          <w:delText>rhodophyta</w:delText>
        </w:r>
      </w:del>
      <w:ins w:id="404" w:author="AJ Smit" w:date="2018-11-18T17:53:00Z">
        <w:r w:rsidR="00FE4407" w:rsidRPr="00FE4407">
          <w:rPr>
            <w:shd w:val="clear" w:color="auto" w:fill="FFFFFF"/>
            <w:rPrChange w:id="405" w:author="AJ Smit" w:date="2018-11-18T17:54:00Z">
              <w:rPr>
                <w:i/>
                <w:shd w:val="clear" w:color="auto" w:fill="FFFFFF"/>
              </w:rPr>
            </w:rPrChange>
          </w:rPr>
          <w:t>R</w:t>
        </w:r>
        <w:r w:rsidR="00FE4407" w:rsidRPr="00FE4407">
          <w:rPr>
            <w:shd w:val="clear" w:color="auto" w:fill="FFFFFF"/>
            <w:rPrChange w:id="406" w:author="AJ Smit" w:date="2018-11-18T17:54:00Z">
              <w:rPr>
                <w:i/>
                <w:shd w:val="clear" w:color="auto" w:fill="FFFFFF"/>
              </w:rPr>
            </w:rPrChange>
          </w:rPr>
          <w:t>hodophyta</w:t>
        </w:r>
      </w:ins>
      <w:r w:rsidRPr="00594CCB">
        <w:rPr>
          <w:shd w:val="clear" w:color="auto" w:fill="FFFFFF"/>
        </w:rPr>
        <w:t xml:space="preserve">) in relation to wave exposure. </w:t>
      </w:r>
      <w:proofErr w:type="spellStart"/>
      <w:r w:rsidRPr="000B0CC2">
        <w:rPr>
          <w:i/>
          <w:shd w:val="clear" w:color="auto" w:fill="FFFFFF"/>
        </w:rPr>
        <w:t>Hydrobiologia</w:t>
      </w:r>
      <w:proofErr w:type="spellEnd"/>
      <w:r w:rsidRPr="000B0CC2">
        <w:rPr>
          <w:i/>
          <w:shd w:val="clear" w:color="auto" w:fill="FFFFFF"/>
        </w:rPr>
        <w:t xml:space="preserve"> </w:t>
      </w:r>
      <w:r w:rsidRPr="00594CCB">
        <w:rPr>
          <w:shd w:val="clear" w:color="auto" w:fill="FFFFFF"/>
        </w:rPr>
        <w:t>204:57-64.</w:t>
      </w:r>
    </w:p>
    <w:p w14:paraId="18388495" w14:textId="054FD4ED" w:rsidR="00220C8C" w:rsidRPr="00594CCB" w:rsidRDefault="00220C8C" w:rsidP="007A34C2">
      <w:pPr>
        <w:pStyle w:val="BodyText"/>
        <w:rPr>
          <w:shd w:val="clear" w:color="auto" w:fill="FFFFFF"/>
        </w:rPr>
        <w:pPrChange w:id="407" w:author="AJ Smit" w:date="2018-11-18T17:17:00Z">
          <w:pPr/>
        </w:pPrChange>
      </w:pPr>
      <w:r w:rsidRPr="00A5526C">
        <w:rPr>
          <w:shd w:val="clear" w:color="auto" w:fill="FFFFFF"/>
        </w:rPr>
        <w:lastRenderedPageBreak/>
        <w:t xml:space="preserve">Jackson GA (1997) Currents in the high drag environments of a coastal kelp </w:t>
      </w:r>
      <w:proofErr w:type="spellStart"/>
      <w:r w:rsidRPr="00A5526C">
        <w:rPr>
          <w:shd w:val="clear" w:color="auto" w:fill="FFFFFF"/>
        </w:rPr>
        <w:t>stand off</w:t>
      </w:r>
      <w:proofErr w:type="spellEnd"/>
      <w:r w:rsidRPr="00A5526C">
        <w:rPr>
          <w:shd w:val="clear" w:color="auto" w:fill="FFFFFF"/>
        </w:rPr>
        <w:t xml:space="preserve"> California. </w:t>
      </w:r>
      <w:proofErr w:type="spellStart"/>
      <w:r w:rsidRPr="00A5526C">
        <w:rPr>
          <w:shd w:val="clear" w:color="auto" w:fill="FFFFFF"/>
        </w:rPr>
        <w:t>Cont</w:t>
      </w:r>
      <w:proofErr w:type="spellEnd"/>
      <w:r w:rsidRPr="00A5526C">
        <w:rPr>
          <w:shd w:val="clear" w:color="auto" w:fill="FFFFFF"/>
        </w:rPr>
        <w:t xml:space="preserve"> Shelf Res 17: 1913</w:t>
      </w:r>
      <w:del w:id="408" w:author="AJ Smit" w:date="2018-11-18T17:58:00Z">
        <w:r w:rsidRPr="00A5526C" w:rsidDel="00FE4407">
          <w:rPr>
            <w:shd w:val="clear" w:color="auto" w:fill="FFFFFF"/>
          </w:rPr>
          <w:delText>–</w:delText>
        </w:r>
      </w:del>
      <w:ins w:id="409" w:author="AJ Smit" w:date="2018-11-18T17:58:00Z">
        <w:r w:rsidR="00FE4407">
          <w:rPr>
            <w:shd w:val="clear" w:color="auto" w:fill="FFFFFF"/>
          </w:rPr>
          <w:t>-</w:t>
        </w:r>
      </w:ins>
      <w:r w:rsidRPr="00A5526C">
        <w:rPr>
          <w:shd w:val="clear" w:color="auto" w:fill="FFFFFF"/>
        </w:rPr>
        <w:t>1928</w:t>
      </w:r>
      <w:ins w:id="410" w:author="AJ Smit" w:date="2018-11-18T17:57:00Z">
        <w:r w:rsidR="00FE4407">
          <w:rPr>
            <w:shd w:val="clear" w:color="auto" w:fill="FFFFFF"/>
          </w:rPr>
          <w:t>.</w:t>
        </w:r>
      </w:ins>
    </w:p>
    <w:p w14:paraId="4B42FE3A" w14:textId="62A8307B" w:rsidR="00220C8C" w:rsidRPr="00594CCB" w:rsidRDefault="00220C8C" w:rsidP="007A34C2">
      <w:pPr>
        <w:pStyle w:val="BodyText"/>
        <w:pPrChange w:id="411" w:author="AJ Smit" w:date="2018-11-18T17:17:00Z">
          <w:pPr/>
        </w:pPrChange>
      </w:pPr>
      <w:r w:rsidRPr="00594CCB">
        <w:t>Johnson, A. and Koehl, M. A. R. 1994. Maintenance of dynamic strain similarity and environmental stress factor in different flow habitats: thallus allometry and material properties of a giant kelp.</w:t>
      </w:r>
      <w:ins w:id="412" w:author="AJ Smit" w:date="2018-11-18T17:53:00Z">
        <w:r w:rsidR="00FE4407">
          <w:t xml:space="preserve"> </w:t>
        </w:r>
      </w:ins>
      <w:del w:id="413" w:author="AJ Smit" w:date="2018-11-18T17:53:00Z">
        <w:r w:rsidRPr="00594CCB" w:rsidDel="00FE4407">
          <w:delText xml:space="preserve"> - </w:delText>
        </w:r>
      </w:del>
      <w:r w:rsidRPr="000B0CC2">
        <w:rPr>
          <w:i/>
        </w:rPr>
        <w:t>Experimental Marine Biology</w:t>
      </w:r>
      <w:r w:rsidRPr="00594CCB">
        <w:t xml:space="preserve"> 195: 381</w:t>
      </w:r>
      <w:del w:id="414" w:author="AJ Smit" w:date="2018-11-18T17:58:00Z">
        <w:r w:rsidRPr="00594CCB" w:rsidDel="00FE4407">
          <w:delText>–</w:delText>
        </w:r>
      </w:del>
      <w:ins w:id="415" w:author="AJ Smit" w:date="2018-11-18T17:58:00Z">
        <w:r w:rsidR="00FE4407">
          <w:t>-</w:t>
        </w:r>
      </w:ins>
      <w:r w:rsidRPr="00594CCB">
        <w:t>410.</w:t>
      </w:r>
    </w:p>
    <w:p w14:paraId="641FD674" w14:textId="66A38D9C" w:rsidR="00220C8C" w:rsidRPr="00594CCB" w:rsidRDefault="00220C8C" w:rsidP="007A34C2">
      <w:pPr>
        <w:pStyle w:val="BodyText"/>
        <w:pPrChange w:id="416" w:author="AJ Smit" w:date="2018-11-18T17:17:00Z">
          <w:pPr/>
        </w:pPrChange>
      </w:pPr>
      <w:proofErr w:type="spellStart"/>
      <w:r w:rsidRPr="00594CCB">
        <w:t>Kain</w:t>
      </w:r>
      <w:proofErr w:type="spellEnd"/>
      <w:r w:rsidRPr="00594CCB">
        <w:t xml:space="preserve">, J. 1979. A view of the genus </w:t>
      </w:r>
      <w:r w:rsidRPr="000B0CC2">
        <w:rPr>
          <w:i/>
        </w:rPr>
        <w:t>Laminaria</w:t>
      </w:r>
      <w:r w:rsidRPr="00594CCB">
        <w:t xml:space="preserve">. </w:t>
      </w:r>
      <w:proofErr w:type="spellStart"/>
      <w:r w:rsidRPr="000B0CC2">
        <w:rPr>
          <w:i/>
        </w:rPr>
        <w:t>Oceanogr</w:t>
      </w:r>
      <w:proofErr w:type="spellEnd"/>
      <w:r w:rsidRPr="000B0CC2">
        <w:rPr>
          <w:i/>
        </w:rPr>
        <w:t xml:space="preserve">. Mar. Biol. </w:t>
      </w:r>
      <w:proofErr w:type="spellStart"/>
      <w:r w:rsidRPr="000B0CC2">
        <w:rPr>
          <w:i/>
        </w:rPr>
        <w:t>Annu</w:t>
      </w:r>
      <w:proofErr w:type="spellEnd"/>
      <w:r w:rsidRPr="000B0CC2">
        <w:rPr>
          <w:i/>
        </w:rPr>
        <w:t>. Rev</w:t>
      </w:r>
      <w:r w:rsidRPr="00594CCB">
        <w:t>. 17:101-61</w:t>
      </w:r>
      <w:ins w:id="417" w:author="AJ Smit" w:date="2018-11-18T17:57:00Z">
        <w:r w:rsidR="00FE4407">
          <w:t>.</w:t>
        </w:r>
      </w:ins>
    </w:p>
    <w:p w14:paraId="347302BF" w14:textId="2E6ABE1F" w:rsidR="00220C8C" w:rsidRPr="009112ED" w:rsidRDefault="00220C8C" w:rsidP="007A34C2">
      <w:pPr>
        <w:pStyle w:val="BodyText"/>
        <w:pPrChange w:id="418" w:author="AJ Smit" w:date="2018-11-18T17:17:00Z">
          <w:pPr/>
        </w:pPrChange>
      </w:pPr>
      <w:proofErr w:type="spellStart"/>
      <w:r w:rsidRPr="009112ED">
        <w:t>Kalvas</w:t>
      </w:r>
      <w:proofErr w:type="spellEnd"/>
      <w:r w:rsidRPr="009112ED">
        <w:t xml:space="preserve">, A., </w:t>
      </w:r>
      <w:proofErr w:type="spellStart"/>
      <w:r w:rsidRPr="009112ED">
        <w:t>Kautsky</w:t>
      </w:r>
      <w:proofErr w:type="spellEnd"/>
      <w:r w:rsidRPr="009112ED">
        <w:t xml:space="preserve">, L., 1993. Geographical </w:t>
      </w:r>
      <w:del w:id="419" w:author="AJ Smit" w:date="2018-11-18T17:59:00Z">
        <w:r w:rsidRPr="009112ED" w:rsidDel="00FE4407">
          <w:delText>varation</w:delText>
        </w:r>
      </w:del>
      <w:ins w:id="420" w:author="AJ Smit" w:date="2018-11-18T17:59:00Z">
        <w:r w:rsidR="00FE4407" w:rsidRPr="009112ED">
          <w:t>variation</w:t>
        </w:r>
      </w:ins>
      <w:r w:rsidRPr="009112ED">
        <w:t xml:space="preserve"> in </w:t>
      </w:r>
      <w:proofErr w:type="spellStart"/>
      <w:r w:rsidRPr="00FE4407">
        <w:rPr>
          <w:i/>
          <w:rPrChange w:id="421" w:author="AJ Smit" w:date="2018-11-18T17:53:00Z">
            <w:rPr/>
          </w:rPrChange>
        </w:rPr>
        <w:t>Fucus</w:t>
      </w:r>
      <w:proofErr w:type="spellEnd"/>
      <w:r w:rsidRPr="00FE4407">
        <w:rPr>
          <w:i/>
          <w:rPrChange w:id="422" w:author="AJ Smit" w:date="2018-11-18T17:53:00Z">
            <w:rPr/>
          </w:rPrChange>
        </w:rPr>
        <w:t xml:space="preserve"> </w:t>
      </w:r>
      <w:proofErr w:type="spellStart"/>
      <w:r w:rsidRPr="00FE4407">
        <w:rPr>
          <w:i/>
          <w:rPrChange w:id="423" w:author="AJ Smit" w:date="2018-11-18T17:53:00Z">
            <w:rPr/>
          </w:rPrChange>
        </w:rPr>
        <w:t>vesiculosus</w:t>
      </w:r>
      <w:proofErr w:type="spellEnd"/>
      <w:r w:rsidRPr="009112ED">
        <w:t xml:space="preserve"> morphology in the Baltic and North Seas. </w:t>
      </w:r>
      <w:r w:rsidRPr="000B0CC2">
        <w:rPr>
          <w:i/>
        </w:rPr>
        <w:t xml:space="preserve">Eur. J. </w:t>
      </w:r>
      <w:proofErr w:type="spellStart"/>
      <w:r w:rsidRPr="000B0CC2">
        <w:rPr>
          <w:i/>
        </w:rPr>
        <w:t>Phycol</w:t>
      </w:r>
      <w:proofErr w:type="spellEnd"/>
      <w:r w:rsidRPr="009112ED">
        <w:t>. 28, 85</w:t>
      </w:r>
      <w:del w:id="424" w:author="AJ Smit" w:date="2018-11-18T17:58:00Z">
        <w:r w:rsidRPr="009112ED" w:rsidDel="00FE4407">
          <w:delText>–</w:delText>
        </w:r>
      </w:del>
      <w:ins w:id="425" w:author="AJ Smit" w:date="2018-11-18T17:58:00Z">
        <w:r w:rsidR="00FE4407">
          <w:t>-</w:t>
        </w:r>
      </w:ins>
      <w:r w:rsidRPr="009112ED">
        <w:t>91.</w:t>
      </w:r>
    </w:p>
    <w:p w14:paraId="3B3D34BA" w14:textId="10DEA27A" w:rsidR="00220C8C" w:rsidRPr="00594CCB" w:rsidRDefault="00220C8C" w:rsidP="007A34C2">
      <w:pPr>
        <w:pStyle w:val="BodyText"/>
        <w:pPrChange w:id="426" w:author="AJ Smit" w:date="2018-11-18T17:17:00Z">
          <w:pPr/>
        </w:pPrChange>
      </w:pPr>
      <w:proofErr w:type="spellStart"/>
      <w:r w:rsidRPr="00594CCB">
        <w:t>Kawamata</w:t>
      </w:r>
      <w:proofErr w:type="spellEnd"/>
      <w:r w:rsidRPr="00594CCB">
        <w:t xml:space="preserve">, S. 2001. Adaptive mechanical tolerance and dislodgement velocity of the kelp laminaria japonica in wave-induced water motion. </w:t>
      </w:r>
      <w:del w:id="427" w:author="AJ Smit" w:date="2018-11-18T17:53:00Z">
        <w:r w:rsidRPr="00594CCB" w:rsidDel="00FE4407">
          <w:delText xml:space="preserve">- </w:delText>
        </w:r>
      </w:del>
      <w:r w:rsidRPr="000B0CC2">
        <w:rPr>
          <w:i/>
        </w:rPr>
        <w:t>Marine Ecology Progress Series</w:t>
      </w:r>
      <w:r w:rsidRPr="00594CCB">
        <w:t xml:space="preserve"> 211: 89</w:t>
      </w:r>
      <w:del w:id="428" w:author="AJ Smit" w:date="2018-11-18T17:58:00Z">
        <w:r w:rsidRPr="00594CCB" w:rsidDel="00FE4407">
          <w:delText>–</w:delText>
        </w:r>
      </w:del>
      <w:ins w:id="429" w:author="AJ Smit" w:date="2018-11-18T17:58:00Z">
        <w:r w:rsidR="00FE4407">
          <w:t>-</w:t>
        </w:r>
      </w:ins>
      <w:r w:rsidRPr="00594CCB">
        <w:t>104.</w:t>
      </w:r>
    </w:p>
    <w:p w14:paraId="361C8728" w14:textId="480BDF76" w:rsidR="00220C8C" w:rsidRPr="009112ED" w:rsidRDefault="00220C8C" w:rsidP="007A34C2">
      <w:pPr>
        <w:pStyle w:val="BodyText"/>
        <w:pPrChange w:id="430" w:author="AJ Smit" w:date="2018-11-18T17:17:00Z">
          <w:pPr/>
        </w:pPrChange>
      </w:pPr>
      <w:r w:rsidRPr="009112ED">
        <w:t xml:space="preserve">Klinger, T., </w:t>
      </w:r>
      <w:proofErr w:type="spellStart"/>
      <w:r w:rsidRPr="009112ED">
        <w:t>DeWreede</w:t>
      </w:r>
      <w:proofErr w:type="spellEnd"/>
      <w:r w:rsidRPr="009112ED">
        <w:t xml:space="preserve">, R.E., 1988. Stipe rings, age and size in populations of </w:t>
      </w:r>
      <w:r w:rsidRPr="000B0CC2">
        <w:rPr>
          <w:i/>
        </w:rPr>
        <w:t xml:space="preserve">Laminaria </w:t>
      </w:r>
      <w:proofErr w:type="spellStart"/>
      <w:r w:rsidRPr="000B0CC2">
        <w:rPr>
          <w:i/>
        </w:rPr>
        <w:t>setchellii</w:t>
      </w:r>
      <w:proofErr w:type="spellEnd"/>
      <w:r w:rsidRPr="000B0CC2">
        <w:rPr>
          <w:i/>
        </w:rPr>
        <w:t xml:space="preserve"> </w:t>
      </w:r>
      <w:r w:rsidRPr="00FE4407">
        <w:rPr>
          <w:rPrChange w:id="431" w:author="AJ Smit" w:date="2018-11-18T17:59:00Z">
            <w:rPr>
              <w:i/>
            </w:rPr>
          </w:rPrChange>
        </w:rPr>
        <w:t>Silva (</w:t>
      </w:r>
      <w:proofErr w:type="spellStart"/>
      <w:r w:rsidRPr="00FE4407">
        <w:rPr>
          <w:rPrChange w:id="432" w:author="AJ Smit" w:date="2018-11-18T17:59:00Z">
            <w:rPr>
              <w:i/>
            </w:rPr>
          </w:rPrChange>
        </w:rPr>
        <w:t>Laminariales</w:t>
      </w:r>
      <w:proofErr w:type="spellEnd"/>
      <w:r w:rsidRPr="00FE4407">
        <w:rPr>
          <w:rPrChange w:id="433" w:author="AJ Smit" w:date="2018-11-18T17:59:00Z">
            <w:rPr>
              <w:i/>
            </w:rPr>
          </w:rPrChange>
        </w:rPr>
        <w:t xml:space="preserve">, </w:t>
      </w:r>
      <w:proofErr w:type="spellStart"/>
      <w:r w:rsidRPr="00FE4407">
        <w:rPr>
          <w:rPrChange w:id="434" w:author="AJ Smit" w:date="2018-11-18T17:59:00Z">
            <w:rPr>
              <w:i/>
            </w:rPr>
          </w:rPrChange>
        </w:rPr>
        <w:t>Phaeophyta</w:t>
      </w:r>
      <w:proofErr w:type="spellEnd"/>
      <w:r w:rsidRPr="00FE4407">
        <w:t>)</w:t>
      </w:r>
      <w:r w:rsidRPr="009112ED">
        <w:t xml:space="preserve"> in British Columbia, Canada. </w:t>
      </w:r>
      <w:proofErr w:type="spellStart"/>
      <w:r w:rsidRPr="000B0CC2">
        <w:rPr>
          <w:i/>
        </w:rPr>
        <w:t>Phycologia</w:t>
      </w:r>
      <w:proofErr w:type="spellEnd"/>
      <w:r w:rsidRPr="009112ED">
        <w:t xml:space="preserve"> 27, 234</w:t>
      </w:r>
      <w:del w:id="435" w:author="AJ Smit" w:date="2018-11-18T17:58:00Z">
        <w:r w:rsidRPr="009112ED" w:rsidDel="00FE4407">
          <w:delText>–</w:delText>
        </w:r>
      </w:del>
      <w:ins w:id="436" w:author="AJ Smit" w:date="2018-11-18T17:58:00Z">
        <w:r w:rsidR="00FE4407">
          <w:t>-</w:t>
        </w:r>
      </w:ins>
      <w:r w:rsidRPr="009112ED">
        <w:t>240</w:t>
      </w:r>
      <w:ins w:id="437" w:author="AJ Smit" w:date="2018-11-18T17:57:00Z">
        <w:r w:rsidR="00FE4407">
          <w:t>.</w:t>
        </w:r>
      </w:ins>
    </w:p>
    <w:p w14:paraId="7F79DD39" w14:textId="77777777" w:rsidR="00220C8C" w:rsidRDefault="00220C8C" w:rsidP="007A34C2">
      <w:pPr>
        <w:pStyle w:val="BodyText"/>
        <w:pPrChange w:id="438" w:author="AJ Smit" w:date="2018-11-18T17:17:00Z">
          <w:pPr/>
        </w:pPrChange>
      </w:pPr>
      <w:r w:rsidRPr="00594CCB">
        <w:t xml:space="preserve">Koehl, M. 1986. Seaweeds in moving water: Form and mechanical function. In </w:t>
      </w:r>
      <w:proofErr w:type="spellStart"/>
      <w:r w:rsidRPr="00594CCB">
        <w:t>Givnish</w:t>
      </w:r>
      <w:proofErr w:type="spellEnd"/>
      <w:r w:rsidRPr="00594CCB">
        <w:t xml:space="preserve">, T. J. [Eds.] On the Economy of Plant Form and Function. </w:t>
      </w:r>
      <w:r w:rsidRPr="000B0CC2">
        <w:rPr>
          <w:i/>
        </w:rPr>
        <w:t>Cambridge Univ. Press, Cambridge</w:t>
      </w:r>
      <w:r w:rsidRPr="00594CCB">
        <w:t>, pp. 603-34</w:t>
      </w:r>
    </w:p>
    <w:p w14:paraId="0128CFCB" w14:textId="2DD57B5B" w:rsidR="00220C8C" w:rsidRPr="00594CCB" w:rsidRDefault="00220C8C" w:rsidP="007A34C2">
      <w:pPr>
        <w:pStyle w:val="BodyText"/>
        <w:pPrChange w:id="439" w:author="AJ Smit" w:date="2018-11-18T17:17:00Z">
          <w:pPr/>
        </w:pPrChange>
      </w:pPr>
      <w:r w:rsidRPr="00FE4407">
        <w:rPr>
          <w:highlight w:val="yellow"/>
          <w:rPrChange w:id="440" w:author="AJ Smit" w:date="2018-11-18T17:53:00Z">
            <w:rPr/>
          </w:rPrChange>
        </w:rPr>
        <w:t>KOEHL, M. A. R., AND R. S. ALBERTE.</w:t>
      </w:r>
      <w:r w:rsidRPr="00A5526C">
        <w:t xml:space="preserve"> 1988. Flow, flapping and photosynthesis of </w:t>
      </w:r>
      <w:proofErr w:type="spellStart"/>
      <w:r w:rsidRPr="00FE4407">
        <w:rPr>
          <w:i/>
          <w:rPrChange w:id="441" w:author="AJ Smit" w:date="2018-11-18T17:53:00Z">
            <w:rPr/>
          </w:rPrChange>
        </w:rPr>
        <w:t>Nereocystis</w:t>
      </w:r>
      <w:proofErr w:type="spellEnd"/>
      <w:r w:rsidRPr="00FE4407">
        <w:rPr>
          <w:i/>
          <w:rPrChange w:id="442" w:author="AJ Smit" w:date="2018-11-18T17:53:00Z">
            <w:rPr/>
          </w:rPrChange>
        </w:rPr>
        <w:t xml:space="preserve"> </w:t>
      </w:r>
      <w:proofErr w:type="spellStart"/>
      <w:r w:rsidRPr="00FE4407">
        <w:rPr>
          <w:i/>
          <w:rPrChange w:id="443" w:author="AJ Smit" w:date="2018-11-18T17:53:00Z">
            <w:rPr/>
          </w:rPrChange>
        </w:rPr>
        <w:t>luetkeana</w:t>
      </w:r>
      <w:proofErr w:type="spellEnd"/>
      <w:r w:rsidRPr="00A5526C">
        <w:t>: A functional com</w:t>
      </w:r>
      <w:del w:id="444" w:author="AJ Smit" w:date="2018-11-18T17:53:00Z">
        <w:r w:rsidRPr="00A5526C" w:rsidDel="00FE4407">
          <w:delText xml:space="preserve">- </w:delText>
        </w:r>
      </w:del>
      <w:r w:rsidRPr="00A5526C">
        <w:t>parison of undulate and flat blade morphologies. Mar. Biol. 99: 435</w:t>
      </w:r>
      <w:del w:id="445" w:author="AJ Smit" w:date="2018-11-18T17:58:00Z">
        <w:r w:rsidRPr="00A5526C" w:rsidDel="00FE4407">
          <w:delText>–</w:delText>
        </w:r>
      </w:del>
      <w:ins w:id="446" w:author="AJ Smit" w:date="2018-11-18T17:58:00Z">
        <w:r w:rsidR="00FE4407">
          <w:t>-</w:t>
        </w:r>
      </w:ins>
      <w:r w:rsidRPr="00A5526C">
        <w:t>444.</w:t>
      </w:r>
    </w:p>
    <w:p w14:paraId="15B84A6F" w14:textId="71EA0ADA" w:rsidR="00220C8C" w:rsidRDefault="00220C8C" w:rsidP="007A34C2">
      <w:pPr>
        <w:pStyle w:val="BodyText"/>
        <w:pPrChange w:id="447" w:author="AJ Smit" w:date="2018-11-18T17:17:00Z">
          <w:pPr/>
        </w:pPrChange>
      </w:pPr>
      <w:proofErr w:type="spellStart"/>
      <w:r w:rsidRPr="00594CCB">
        <w:t>Krumhansl</w:t>
      </w:r>
      <w:proofErr w:type="spellEnd"/>
      <w:r w:rsidRPr="00594CCB">
        <w:t xml:space="preserve">, K. and </w:t>
      </w:r>
      <w:proofErr w:type="spellStart"/>
      <w:r w:rsidRPr="00594CCB">
        <w:t>Scheibling</w:t>
      </w:r>
      <w:proofErr w:type="spellEnd"/>
      <w:r w:rsidRPr="00594CCB">
        <w:t xml:space="preserve">, R. 2012. Production and fate of kelp detritus. - </w:t>
      </w:r>
      <w:r w:rsidRPr="000B0CC2">
        <w:rPr>
          <w:i/>
        </w:rPr>
        <w:t>Marine Ecology Progress Series</w:t>
      </w:r>
      <w:r w:rsidRPr="00594CCB">
        <w:t xml:space="preserve"> 467: 281</w:t>
      </w:r>
      <w:del w:id="448" w:author="AJ Smit" w:date="2018-11-18T17:58:00Z">
        <w:r w:rsidRPr="00594CCB" w:rsidDel="00FE4407">
          <w:delText>–</w:delText>
        </w:r>
      </w:del>
      <w:ins w:id="449" w:author="AJ Smit" w:date="2018-11-18T17:58:00Z">
        <w:r w:rsidR="00FE4407">
          <w:t>-</w:t>
        </w:r>
      </w:ins>
      <w:r w:rsidRPr="00594CCB">
        <w:t>302.</w:t>
      </w:r>
    </w:p>
    <w:p w14:paraId="5A0C33D4" w14:textId="77777777" w:rsidR="00220C8C" w:rsidRPr="00FE4407" w:rsidRDefault="00220C8C" w:rsidP="007A34C2">
      <w:pPr>
        <w:pStyle w:val="BodyText"/>
        <w:rPr>
          <w:color w:val="000000"/>
          <w:szCs w:val="22"/>
          <w:shd w:val="clear" w:color="auto" w:fill="FFFFFF"/>
          <w:rPrChange w:id="450" w:author="AJ Smit" w:date="2018-11-18T17:59:00Z">
            <w:rPr>
              <w:color w:val="000000"/>
              <w:sz w:val="23"/>
              <w:szCs w:val="23"/>
              <w:shd w:val="clear" w:color="auto" w:fill="FFFFFF"/>
            </w:rPr>
          </w:rPrChange>
        </w:rPr>
        <w:pPrChange w:id="451" w:author="AJ Smit" w:date="2018-11-18T17:17:00Z">
          <w:pPr/>
        </w:pPrChange>
      </w:pPr>
      <w:r w:rsidRPr="00FE4407">
        <w:rPr>
          <w:color w:val="000000"/>
          <w:szCs w:val="22"/>
          <w:shd w:val="clear" w:color="auto" w:fill="FFFFFF"/>
          <w:rPrChange w:id="452" w:author="AJ Smit" w:date="2018-11-18T17:59:00Z">
            <w:rPr>
              <w:color w:val="000000"/>
              <w:sz w:val="23"/>
              <w:szCs w:val="23"/>
              <w:shd w:val="clear" w:color="auto" w:fill="FFFFFF"/>
            </w:rPr>
          </w:rPrChange>
        </w:rPr>
        <w:t>Levy, S. (2014). </w:t>
      </w:r>
      <w:r w:rsidRPr="00FE4407">
        <w:rPr>
          <w:iCs/>
          <w:color w:val="000000"/>
          <w:szCs w:val="22"/>
          <w:shd w:val="clear" w:color="auto" w:fill="FFFFFF"/>
          <w:rPrChange w:id="453" w:author="AJ Smit" w:date="2018-11-18T17:59:00Z">
            <w:rPr>
              <w:iCs/>
              <w:color w:val="000000"/>
              <w:sz w:val="23"/>
              <w:szCs w:val="23"/>
              <w:shd w:val="clear" w:color="auto" w:fill="FFFFFF"/>
            </w:rPr>
          </w:rPrChange>
        </w:rPr>
        <w:t xml:space="preserve">How reliable is morphological species </w:t>
      </w:r>
      <w:proofErr w:type="spellStart"/>
      <w:r w:rsidRPr="00FE4407">
        <w:rPr>
          <w:iCs/>
          <w:color w:val="000000"/>
          <w:szCs w:val="22"/>
          <w:shd w:val="clear" w:color="auto" w:fill="FFFFFF"/>
          <w:rPrChange w:id="454" w:author="AJ Smit" w:date="2018-11-18T17:59:00Z">
            <w:rPr>
              <w:iCs/>
              <w:color w:val="000000"/>
              <w:sz w:val="23"/>
              <w:szCs w:val="23"/>
              <w:shd w:val="clear" w:color="auto" w:fill="FFFFFF"/>
            </w:rPr>
          </w:rPrChange>
        </w:rPr>
        <w:t>delimination</w:t>
      </w:r>
      <w:proofErr w:type="spellEnd"/>
      <w:r w:rsidRPr="00FE4407">
        <w:rPr>
          <w:iCs/>
          <w:color w:val="000000"/>
          <w:szCs w:val="22"/>
          <w:shd w:val="clear" w:color="auto" w:fill="FFFFFF"/>
          <w:rPrChange w:id="455" w:author="AJ Smit" w:date="2018-11-18T17:59:00Z">
            <w:rPr>
              <w:iCs/>
              <w:color w:val="000000"/>
              <w:sz w:val="23"/>
              <w:szCs w:val="23"/>
              <w:shd w:val="clear" w:color="auto" w:fill="FFFFFF"/>
            </w:rPr>
          </w:rPrChange>
        </w:rPr>
        <w:t xml:space="preserve"> in kelp? A study of two closely related South African</w:t>
      </w:r>
      <w:r w:rsidRPr="00FE4407">
        <w:rPr>
          <w:i/>
          <w:iCs/>
          <w:color w:val="000000"/>
          <w:szCs w:val="22"/>
          <w:shd w:val="clear" w:color="auto" w:fill="FFFFFF"/>
          <w:rPrChange w:id="456" w:author="AJ Smit" w:date="2018-11-18T17:59:00Z">
            <w:rPr>
              <w:i/>
              <w:iCs/>
              <w:color w:val="000000"/>
              <w:sz w:val="23"/>
              <w:szCs w:val="23"/>
              <w:shd w:val="clear" w:color="auto" w:fill="FFFFFF"/>
            </w:rPr>
          </w:rPrChange>
        </w:rPr>
        <w:t xml:space="preserve"> </w:t>
      </w:r>
      <w:proofErr w:type="spellStart"/>
      <w:r w:rsidRPr="00FE4407">
        <w:rPr>
          <w:i/>
          <w:iCs/>
          <w:color w:val="000000"/>
          <w:szCs w:val="22"/>
          <w:shd w:val="clear" w:color="auto" w:fill="FFFFFF"/>
          <w:rPrChange w:id="457" w:author="AJ Smit" w:date="2018-11-18T17:59:00Z">
            <w:rPr>
              <w:i/>
              <w:iCs/>
              <w:color w:val="000000"/>
              <w:sz w:val="23"/>
              <w:szCs w:val="23"/>
              <w:shd w:val="clear" w:color="auto" w:fill="FFFFFF"/>
            </w:rPr>
          </w:rPrChange>
        </w:rPr>
        <w:t>Ecklonia</w:t>
      </w:r>
      <w:proofErr w:type="spellEnd"/>
      <w:r w:rsidRPr="00FE4407">
        <w:rPr>
          <w:i/>
          <w:iCs/>
          <w:color w:val="000000"/>
          <w:szCs w:val="22"/>
          <w:shd w:val="clear" w:color="auto" w:fill="FFFFFF"/>
          <w:rPrChange w:id="458" w:author="AJ Smit" w:date="2018-11-18T17:59:00Z">
            <w:rPr>
              <w:i/>
              <w:iCs/>
              <w:color w:val="000000"/>
              <w:sz w:val="23"/>
              <w:szCs w:val="23"/>
              <w:shd w:val="clear" w:color="auto" w:fill="FFFFFF"/>
            </w:rPr>
          </w:rPrChange>
        </w:rPr>
        <w:t xml:space="preserve"> </w:t>
      </w:r>
      <w:r w:rsidRPr="00FE4407">
        <w:rPr>
          <w:iCs/>
          <w:color w:val="000000"/>
          <w:szCs w:val="22"/>
          <w:shd w:val="clear" w:color="auto" w:fill="FFFFFF"/>
          <w:rPrChange w:id="459" w:author="AJ Smit" w:date="2018-11-18T17:59:00Z">
            <w:rPr>
              <w:iCs/>
              <w:color w:val="000000"/>
              <w:sz w:val="23"/>
              <w:szCs w:val="23"/>
              <w:shd w:val="clear" w:color="auto" w:fill="FFFFFF"/>
            </w:rPr>
          </w:rPrChange>
        </w:rPr>
        <w:t>specie</w:t>
      </w:r>
      <w:r w:rsidRPr="00FE4407">
        <w:rPr>
          <w:i/>
          <w:iCs/>
          <w:color w:val="000000"/>
          <w:szCs w:val="22"/>
          <w:shd w:val="clear" w:color="auto" w:fill="FFFFFF"/>
          <w:rPrChange w:id="460" w:author="AJ Smit" w:date="2018-11-18T17:59:00Z">
            <w:rPr>
              <w:i/>
              <w:iCs/>
              <w:color w:val="000000"/>
              <w:sz w:val="23"/>
              <w:szCs w:val="23"/>
              <w:shd w:val="clear" w:color="auto" w:fill="FFFFFF"/>
            </w:rPr>
          </w:rPrChange>
        </w:rPr>
        <w:t>s.</w:t>
      </w:r>
      <w:r w:rsidRPr="00FE4407">
        <w:rPr>
          <w:color w:val="000000"/>
          <w:szCs w:val="22"/>
          <w:shd w:val="clear" w:color="auto" w:fill="FFFFFF"/>
          <w:rPrChange w:id="461" w:author="AJ Smit" w:date="2018-11-18T17:59:00Z">
            <w:rPr>
              <w:color w:val="000000"/>
              <w:sz w:val="23"/>
              <w:szCs w:val="23"/>
              <w:shd w:val="clear" w:color="auto" w:fill="FFFFFF"/>
            </w:rPr>
          </w:rPrChange>
        </w:rPr>
        <w:t> (</w:t>
      </w:r>
      <w:proofErr w:type="spellStart"/>
      <w:r w:rsidRPr="00FE4407">
        <w:rPr>
          <w:color w:val="000000"/>
          <w:szCs w:val="22"/>
          <w:shd w:val="clear" w:color="auto" w:fill="FFFFFF"/>
          <w:rPrChange w:id="462" w:author="AJ Smit" w:date="2018-11-18T17:59:00Z">
            <w:rPr>
              <w:color w:val="000000"/>
              <w:sz w:val="23"/>
              <w:szCs w:val="23"/>
              <w:shd w:val="clear" w:color="auto" w:fill="FFFFFF"/>
            </w:rPr>
          </w:rPrChange>
        </w:rPr>
        <w:t>Honours</w:t>
      </w:r>
      <w:proofErr w:type="spellEnd"/>
      <w:r w:rsidRPr="00FE4407">
        <w:rPr>
          <w:color w:val="000000"/>
          <w:szCs w:val="22"/>
          <w:shd w:val="clear" w:color="auto" w:fill="FFFFFF"/>
          <w:rPrChange w:id="463" w:author="AJ Smit" w:date="2018-11-18T17:59:00Z">
            <w:rPr>
              <w:color w:val="000000"/>
              <w:sz w:val="23"/>
              <w:szCs w:val="23"/>
              <w:shd w:val="clear" w:color="auto" w:fill="FFFFFF"/>
            </w:rPr>
          </w:rPrChange>
        </w:rPr>
        <w:t>). University of Cape Town.</w:t>
      </w:r>
    </w:p>
    <w:p w14:paraId="212D3781" w14:textId="77777777" w:rsidR="00220C8C" w:rsidRPr="005F5D62" w:rsidRDefault="00220C8C" w:rsidP="007A34C2">
      <w:pPr>
        <w:pStyle w:val="BodyText"/>
        <w:pPrChange w:id="464" w:author="AJ Smit" w:date="2018-11-18T17:17:00Z">
          <w:pPr/>
        </w:pPrChange>
      </w:pPr>
      <w:proofErr w:type="spellStart"/>
      <w:r w:rsidRPr="009B6E73">
        <w:t>Lüning</w:t>
      </w:r>
      <w:proofErr w:type="spellEnd"/>
      <w:r w:rsidRPr="009B6E73">
        <w:t xml:space="preserve">, K. &amp; </w:t>
      </w:r>
      <w:proofErr w:type="spellStart"/>
      <w:r w:rsidRPr="009B6E73">
        <w:t>Neushul</w:t>
      </w:r>
      <w:proofErr w:type="spellEnd"/>
      <w:r w:rsidRPr="009B6E73">
        <w:t>, M. 1978. Light and temperature demands for growth and reproduction of Laminarian gametophytes in southern and central California. Mar. Biol. 45:297-309.</w:t>
      </w:r>
    </w:p>
    <w:p w14:paraId="5EB705CF" w14:textId="3AAF4143" w:rsidR="00220C8C" w:rsidRPr="00881484" w:rsidRDefault="00220C8C" w:rsidP="007A34C2">
      <w:pPr>
        <w:pStyle w:val="BodyText"/>
        <w:pPrChange w:id="465" w:author="AJ Smit" w:date="2018-11-18T17:17:00Z">
          <w:pPr/>
        </w:pPrChange>
      </w:pPr>
      <w:proofErr w:type="spellStart"/>
      <w:r w:rsidRPr="00881484">
        <w:t>L</w:t>
      </w:r>
      <w:ins w:id="466" w:author="AJ Smit" w:date="2018-11-18T17:51:00Z">
        <w:r w:rsidR="00597CA8" w:rsidRPr="009B6E73">
          <w:t>ü</w:t>
        </w:r>
      </w:ins>
      <w:del w:id="467" w:author="AJ Smit" w:date="2018-11-18T17:51:00Z">
        <w:r w:rsidRPr="00881484" w:rsidDel="00597CA8">
          <w:delText>u</w:delText>
        </w:r>
      </w:del>
      <w:r w:rsidRPr="00881484">
        <w:t>ning</w:t>
      </w:r>
      <w:proofErr w:type="spellEnd"/>
      <w:r w:rsidRPr="00881484">
        <w:t>, K., 1984. Temperature tolerance and biogeography of seaweeds</w:t>
      </w:r>
      <w:del w:id="468" w:author="AJ Smit" w:date="2018-11-18T17:52:00Z">
        <w:r w:rsidRPr="00881484" w:rsidDel="00597CA8">
          <w:delText xml:space="preserve"> </w:delText>
        </w:r>
      </w:del>
      <w:r w:rsidRPr="00881484">
        <w:t>—</w:t>
      </w:r>
      <w:del w:id="469" w:author="AJ Smit" w:date="2018-11-18T17:52:00Z">
        <w:r w:rsidRPr="00881484" w:rsidDel="00597CA8">
          <w:delText xml:space="preserve"> </w:delText>
        </w:r>
      </w:del>
      <w:r w:rsidRPr="00881484">
        <w:t xml:space="preserve">the marine algal flora of Helgoland (North Sea) as an example. </w:t>
      </w:r>
      <w:proofErr w:type="spellStart"/>
      <w:r w:rsidRPr="000B0CC2">
        <w:rPr>
          <w:i/>
        </w:rPr>
        <w:t>Helgol</w:t>
      </w:r>
      <w:proofErr w:type="spellEnd"/>
      <w:r w:rsidRPr="000B0CC2">
        <w:rPr>
          <w:i/>
        </w:rPr>
        <w:t>. Meer</w:t>
      </w:r>
      <w:r w:rsidRPr="00881484">
        <w:t>. 38, 305</w:t>
      </w:r>
      <w:del w:id="470" w:author="AJ Smit" w:date="2018-11-18T17:58:00Z">
        <w:r w:rsidRPr="00881484" w:rsidDel="00FE4407">
          <w:delText>–</w:delText>
        </w:r>
      </w:del>
      <w:ins w:id="471" w:author="AJ Smit" w:date="2018-11-18T17:58:00Z">
        <w:r w:rsidR="00FE4407">
          <w:t>-</w:t>
        </w:r>
      </w:ins>
      <w:r w:rsidRPr="00881484">
        <w:t>317.</w:t>
      </w:r>
    </w:p>
    <w:p w14:paraId="2E66CE03" w14:textId="65F664AA" w:rsidR="00220C8C" w:rsidRPr="00594CCB" w:rsidRDefault="00220C8C" w:rsidP="007A34C2">
      <w:pPr>
        <w:pStyle w:val="BodyText"/>
        <w:pPrChange w:id="472" w:author="AJ Smit" w:date="2018-11-18T17:17:00Z">
          <w:pPr/>
        </w:pPrChange>
      </w:pPr>
      <w:proofErr w:type="spellStart"/>
      <w:r w:rsidRPr="00594CCB">
        <w:t>Lüning</w:t>
      </w:r>
      <w:proofErr w:type="spellEnd"/>
      <w:r w:rsidRPr="00594CCB">
        <w:t xml:space="preserve">, K. 1990. Seaweeds, Their </w:t>
      </w:r>
      <w:del w:id="473" w:author="AJ Smit" w:date="2018-11-18T18:00:00Z">
        <w:r w:rsidRPr="00594CCB" w:rsidDel="00FE4407">
          <w:delText>environment</w:delText>
        </w:r>
      </w:del>
      <w:ins w:id="474" w:author="AJ Smit" w:date="2018-11-18T18:00:00Z">
        <w:r w:rsidR="00FE4407">
          <w:t>E</w:t>
        </w:r>
        <w:r w:rsidR="00FE4407" w:rsidRPr="00594CCB">
          <w:t>nvironment</w:t>
        </w:r>
      </w:ins>
      <w:r w:rsidRPr="00594CCB">
        <w:t xml:space="preserve">, Biogeography and </w:t>
      </w:r>
      <w:del w:id="475" w:author="AJ Smit" w:date="2018-11-18T18:00:00Z">
        <w:r w:rsidRPr="00594CCB" w:rsidDel="00FE4407">
          <w:delText>ecophysiology</w:delText>
        </w:r>
      </w:del>
      <w:ins w:id="476" w:author="AJ Smit" w:date="2018-11-18T18:00:00Z">
        <w:r w:rsidR="00FE4407">
          <w:t>E</w:t>
        </w:r>
        <w:r w:rsidR="00FE4407" w:rsidRPr="00594CCB">
          <w:t>cophysiology</w:t>
        </w:r>
      </w:ins>
      <w:r w:rsidRPr="00594CCB">
        <w:t xml:space="preserve">. </w:t>
      </w:r>
      <w:r w:rsidRPr="000B0CC2">
        <w:rPr>
          <w:i/>
        </w:rPr>
        <w:t>Wiley, New York</w:t>
      </w:r>
      <w:r w:rsidRPr="00594CCB">
        <w:t>, 527 pp.</w:t>
      </w:r>
    </w:p>
    <w:p w14:paraId="38FA0D93" w14:textId="706768C0" w:rsidR="00220C8C" w:rsidRPr="00594CCB" w:rsidRDefault="00220C8C" w:rsidP="007A34C2">
      <w:pPr>
        <w:pStyle w:val="BodyText"/>
        <w:pPrChange w:id="477" w:author="AJ Smit" w:date="2018-11-18T17:17:00Z">
          <w:pPr>
            <w:tabs>
              <w:tab w:val="left" w:pos="1758"/>
            </w:tabs>
          </w:pPr>
        </w:pPrChange>
      </w:pPr>
      <w:r w:rsidRPr="00594CCB">
        <w:t xml:space="preserve">Mann, K. 1973. Seaweeds: their productivity and strategy for growth. </w:t>
      </w:r>
      <w:del w:id="478" w:author="AJ Smit" w:date="2018-11-18T17:52:00Z">
        <w:r w:rsidRPr="00594CCB" w:rsidDel="00597CA8">
          <w:delText xml:space="preserve">- </w:delText>
        </w:r>
      </w:del>
      <w:r w:rsidRPr="000B0CC2">
        <w:rPr>
          <w:i/>
        </w:rPr>
        <w:t>Science</w:t>
      </w:r>
      <w:r w:rsidRPr="00594CCB">
        <w:t xml:space="preserve"> 182: 975</w:t>
      </w:r>
      <w:del w:id="479" w:author="AJ Smit" w:date="2018-11-18T17:58:00Z">
        <w:r w:rsidRPr="00594CCB" w:rsidDel="00FE4407">
          <w:delText>–</w:delText>
        </w:r>
      </w:del>
      <w:ins w:id="480" w:author="AJ Smit" w:date="2018-11-18T17:58:00Z">
        <w:r w:rsidR="00FE4407">
          <w:t>-</w:t>
        </w:r>
      </w:ins>
      <w:r w:rsidRPr="00594CCB">
        <w:t>981.</w:t>
      </w:r>
    </w:p>
    <w:p w14:paraId="6BE79AFD" w14:textId="63E42736" w:rsidR="00220C8C" w:rsidRPr="00456221" w:rsidRDefault="00220C8C" w:rsidP="007A34C2">
      <w:pPr>
        <w:pStyle w:val="BodyText"/>
        <w:pPrChange w:id="481" w:author="AJ Smit" w:date="2018-11-18T17:17:00Z">
          <w:pPr/>
        </w:pPrChange>
      </w:pPr>
      <w:r w:rsidRPr="009112ED">
        <w:t xml:space="preserve">McQuaid, C.D., Branch, G.M. 1984. Influence of sea temperature, substratum and wave exposure on rocky intertidal communities: an analysis of faunal and floral biomass. </w:t>
      </w:r>
      <w:r w:rsidRPr="000B0CC2">
        <w:rPr>
          <w:i/>
        </w:rPr>
        <w:t>Marine Ecology Progress Series.</w:t>
      </w:r>
      <w:r w:rsidRPr="009112ED">
        <w:t xml:space="preserve"> 19: 145-151</w:t>
      </w:r>
      <w:ins w:id="482" w:author="AJ Smit" w:date="2018-11-18T17:58:00Z">
        <w:r w:rsidR="00FE4407">
          <w:t>.</w:t>
        </w:r>
      </w:ins>
    </w:p>
    <w:p w14:paraId="2F31CCE7" w14:textId="2290C9E6" w:rsidR="00220C8C" w:rsidRPr="00456221" w:rsidRDefault="00220C8C" w:rsidP="007A34C2">
      <w:pPr>
        <w:pStyle w:val="BodyText"/>
        <w:pPrChange w:id="483" w:author="AJ Smit" w:date="2018-11-18T17:17:00Z">
          <w:pPr/>
        </w:pPrChange>
      </w:pPr>
      <w:proofErr w:type="spellStart"/>
      <w:r w:rsidRPr="00456221">
        <w:t>Merzouk</w:t>
      </w:r>
      <w:proofErr w:type="spellEnd"/>
      <w:r w:rsidRPr="00456221">
        <w:t xml:space="preserve">, A., Johnson, L. 2011. Kelp distribution in the northwest Atlantic Ocean under a changing climate. </w:t>
      </w:r>
      <w:r w:rsidRPr="000B0CC2">
        <w:rPr>
          <w:i/>
        </w:rPr>
        <w:t>Journal of Experimental Marine Biology and Ecology.</w:t>
      </w:r>
      <w:r w:rsidRPr="00456221">
        <w:t xml:space="preserve"> 400(1-2): 90-98</w:t>
      </w:r>
      <w:ins w:id="484" w:author="AJ Smit" w:date="2018-11-18T17:58:00Z">
        <w:r w:rsidR="00FE4407">
          <w:t>.</w:t>
        </w:r>
      </w:ins>
    </w:p>
    <w:p w14:paraId="248E9076" w14:textId="08FC41E3" w:rsidR="00220C8C" w:rsidRPr="00594CCB" w:rsidRDefault="00220C8C" w:rsidP="007A34C2">
      <w:pPr>
        <w:pStyle w:val="BodyText"/>
        <w:pPrChange w:id="485" w:author="AJ Smit" w:date="2018-11-18T17:17:00Z">
          <w:pPr/>
        </w:pPrChange>
      </w:pPr>
      <w:r w:rsidRPr="00594CCB">
        <w:t xml:space="preserve">Molloy, F. &amp; Bolton, J. 1996. The effects of wave exposure and depth on the morphology of inshore populations of the Namibian kelp, </w:t>
      </w:r>
      <w:r w:rsidRPr="000B0CC2">
        <w:rPr>
          <w:i/>
        </w:rPr>
        <w:t xml:space="preserve">Laminaria </w:t>
      </w:r>
      <w:proofErr w:type="spellStart"/>
      <w:r w:rsidRPr="000B0CC2">
        <w:rPr>
          <w:i/>
        </w:rPr>
        <w:t>schinzii</w:t>
      </w:r>
      <w:proofErr w:type="spellEnd"/>
      <w:r w:rsidRPr="000B0CC2">
        <w:rPr>
          <w:i/>
        </w:rPr>
        <w:t xml:space="preserve"> </w:t>
      </w:r>
      <w:proofErr w:type="spellStart"/>
      <w:r w:rsidRPr="000B0CC2">
        <w:rPr>
          <w:i/>
        </w:rPr>
        <w:t>Foslie</w:t>
      </w:r>
      <w:proofErr w:type="spellEnd"/>
      <w:r w:rsidRPr="000B0CC2">
        <w:rPr>
          <w:i/>
        </w:rPr>
        <w:t xml:space="preserve">. </w:t>
      </w:r>
      <w:commentRangeStart w:id="486"/>
      <w:r w:rsidRPr="000B0CC2">
        <w:rPr>
          <w:i/>
        </w:rPr>
        <w:t>Bot. Mar</w:t>
      </w:r>
      <w:r w:rsidRPr="00594CCB">
        <w:t xml:space="preserve">. </w:t>
      </w:r>
      <w:commentRangeEnd w:id="486"/>
      <w:r w:rsidR="00597CA8">
        <w:rPr>
          <w:rStyle w:val="CommentReference"/>
          <w:rFonts w:asciiTheme="minorHAnsi" w:hAnsiTheme="minorHAnsi"/>
        </w:rPr>
        <w:commentReference w:id="486"/>
      </w:r>
      <w:r w:rsidRPr="00594CCB">
        <w:t>39:525-32</w:t>
      </w:r>
      <w:ins w:id="487" w:author="AJ Smit" w:date="2018-11-18T17:58:00Z">
        <w:r w:rsidR="00FE4407">
          <w:t>.</w:t>
        </w:r>
      </w:ins>
    </w:p>
    <w:p w14:paraId="0C48D0D8" w14:textId="77777777" w:rsidR="00220C8C" w:rsidRPr="00594CCB" w:rsidRDefault="00220C8C" w:rsidP="007A34C2">
      <w:pPr>
        <w:pStyle w:val="BodyText"/>
        <w:pPrChange w:id="488" w:author="AJ Smit" w:date="2018-11-18T17:17:00Z">
          <w:pPr/>
        </w:pPrChange>
      </w:pPr>
      <w:r w:rsidRPr="00594CCB">
        <w:t xml:space="preserve">Papenfuss, G. F. 1942. Studies of South African </w:t>
      </w:r>
      <w:proofErr w:type="spellStart"/>
      <w:r w:rsidRPr="00594CCB">
        <w:t>Phaeophyceae</w:t>
      </w:r>
      <w:proofErr w:type="spellEnd"/>
      <w:r w:rsidRPr="00594CCB">
        <w:t xml:space="preserve">: </w:t>
      </w:r>
      <w:proofErr w:type="spellStart"/>
      <w:r w:rsidRPr="000B0CC2">
        <w:rPr>
          <w:i/>
        </w:rPr>
        <w:t>Ecklonia</w:t>
      </w:r>
      <w:proofErr w:type="spellEnd"/>
      <w:r w:rsidRPr="000B0CC2">
        <w:rPr>
          <w:i/>
        </w:rPr>
        <w:t xml:space="preserve"> maxima, Laminaria pallida, and </w:t>
      </w:r>
      <w:proofErr w:type="spellStart"/>
      <w:r w:rsidRPr="000B0CC2">
        <w:rPr>
          <w:i/>
        </w:rPr>
        <w:t>Macrocystis</w:t>
      </w:r>
      <w:proofErr w:type="spellEnd"/>
      <w:r w:rsidRPr="000B0CC2">
        <w:rPr>
          <w:i/>
        </w:rPr>
        <w:t xml:space="preserve"> </w:t>
      </w:r>
      <w:proofErr w:type="spellStart"/>
      <w:r w:rsidRPr="000B0CC2">
        <w:rPr>
          <w:i/>
        </w:rPr>
        <w:t>pyrifera</w:t>
      </w:r>
      <w:proofErr w:type="spellEnd"/>
      <w:r w:rsidRPr="000B0CC2">
        <w:rPr>
          <w:i/>
        </w:rPr>
        <w:t>. Amer. J. Bot</w:t>
      </w:r>
      <w:r w:rsidRPr="00594CCB">
        <w:t>. 29:15-24.</w:t>
      </w:r>
    </w:p>
    <w:p w14:paraId="60809701" w14:textId="230723B7" w:rsidR="00220C8C" w:rsidRPr="00594CCB" w:rsidRDefault="00220C8C" w:rsidP="007A34C2">
      <w:pPr>
        <w:pStyle w:val="BodyText"/>
        <w:pPrChange w:id="489" w:author="AJ Smit" w:date="2018-11-18T17:17:00Z">
          <w:pPr/>
        </w:pPrChange>
      </w:pPr>
      <w:r w:rsidRPr="00594CCB">
        <w:t xml:space="preserve">Partridge, T. C., Scott, L. &amp; Schneider, R. R. 2004. Between Agulhas and Benguela: responses of southern African climates of the Late Pleistocene to current fluxes, orbital precession and the extent of the circum-Antarctic vortex. In </w:t>
      </w:r>
      <w:proofErr w:type="spellStart"/>
      <w:r w:rsidRPr="00594CCB">
        <w:t>Battarbee</w:t>
      </w:r>
      <w:proofErr w:type="spellEnd"/>
      <w:r w:rsidRPr="00594CCB">
        <w:t xml:space="preserve">, R. W. [Ed] Past Climate Variability through Europe and Africa, </w:t>
      </w:r>
      <w:r w:rsidRPr="000B0CC2">
        <w:rPr>
          <w:i/>
        </w:rPr>
        <w:t>Springer, Netherlands</w:t>
      </w:r>
      <w:r w:rsidRPr="00594CCB">
        <w:t>, pp. 45-68</w:t>
      </w:r>
      <w:ins w:id="490" w:author="AJ Smit" w:date="2018-11-18T17:58:00Z">
        <w:r w:rsidR="00FE4407">
          <w:t>.</w:t>
        </w:r>
      </w:ins>
    </w:p>
    <w:p w14:paraId="402DE578" w14:textId="4A2A7D8B" w:rsidR="00220C8C" w:rsidRPr="00594CCB" w:rsidDel="007A34C2" w:rsidRDefault="00220C8C" w:rsidP="007A34C2">
      <w:pPr>
        <w:pStyle w:val="BodyText"/>
        <w:rPr>
          <w:del w:id="491" w:author="AJ Smit" w:date="2018-11-18T17:17:00Z"/>
        </w:rPr>
        <w:pPrChange w:id="492" w:author="AJ Smit" w:date="2018-11-18T17:17:00Z">
          <w:pPr>
            <w:autoSpaceDE w:val="0"/>
            <w:autoSpaceDN w:val="0"/>
            <w:adjustRightInd w:val="0"/>
            <w:spacing w:after="0"/>
          </w:pPr>
        </w:pPrChange>
      </w:pPr>
      <w:proofErr w:type="spellStart"/>
      <w:r w:rsidRPr="00594CCB">
        <w:lastRenderedPageBreak/>
        <w:t>Probyn</w:t>
      </w:r>
      <w:proofErr w:type="spellEnd"/>
      <w:r w:rsidRPr="00594CCB">
        <w:t xml:space="preserve">, T. and McQuaid, C. D. 1985. </w:t>
      </w:r>
      <w:r w:rsidRPr="00597CA8">
        <w:rPr>
          <w:i/>
          <w:rPrChange w:id="493" w:author="AJ Smit" w:date="2018-11-18T17:52:00Z">
            <w:rPr/>
          </w:rPrChange>
        </w:rPr>
        <w:t xml:space="preserve">In-situ </w:t>
      </w:r>
      <w:r w:rsidRPr="00594CCB">
        <w:t>measurements of nitrogenous nutrient uptake by kelp (</w:t>
      </w:r>
      <w:proofErr w:type="spellStart"/>
      <w:r w:rsidRPr="000B0CC2">
        <w:rPr>
          <w:i/>
        </w:rPr>
        <w:t>Ecklonia</w:t>
      </w:r>
      <w:proofErr w:type="spellEnd"/>
      <w:r w:rsidRPr="000B0CC2">
        <w:rPr>
          <w:i/>
        </w:rPr>
        <w:t xml:space="preserve"> maxima</w:t>
      </w:r>
      <w:r w:rsidRPr="00594CCB">
        <w:t xml:space="preserve">) and phytoplankton in a nitrate-rich upwelling environment. </w:t>
      </w:r>
      <w:del w:id="494" w:author="AJ Smit" w:date="2018-11-18T17:52:00Z">
        <w:r w:rsidRPr="00594CCB" w:rsidDel="00597CA8">
          <w:delText xml:space="preserve">- </w:delText>
        </w:r>
      </w:del>
      <w:r w:rsidRPr="000B0CC2">
        <w:rPr>
          <w:i/>
        </w:rPr>
        <w:t>Marine Biology</w:t>
      </w:r>
      <w:r w:rsidRPr="00594CCB">
        <w:t xml:space="preserve"> 88: 149</w:t>
      </w:r>
      <w:del w:id="495" w:author="AJ Smit" w:date="2018-11-18T17:58:00Z">
        <w:r w:rsidRPr="00594CCB" w:rsidDel="00FE4407">
          <w:delText>–</w:delText>
        </w:r>
      </w:del>
      <w:ins w:id="496" w:author="AJ Smit" w:date="2018-11-18T17:58:00Z">
        <w:r w:rsidR="00FE4407">
          <w:t>-</w:t>
        </w:r>
      </w:ins>
      <w:r w:rsidRPr="00594CCB">
        <w:t>154.</w:t>
      </w:r>
    </w:p>
    <w:p w14:paraId="3BC8F9D8" w14:textId="77777777" w:rsidR="00220C8C" w:rsidRPr="00594CCB" w:rsidRDefault="00220C8C" w:rsidP="007A34C2">
      <w:pPr>
        <w:pStyle w:val="BodyText"/>
        <w:pPrChange w:id="497" w:author="AJ Smit" w:date="2018-11-18T17:17:00Z">
          <w:pPr>
            <w:autoSpaceDE w:val="0"/>
            <w:autoSpaceDN w:val="0"/>
            <w:adjustRightInd w:val="0"/>
            <w:spacing w:after="0"/>
          </w:pPr>
        </w:pPrChange>
      </w:pPr>
    </w:p>
    <w:p w14:paraId="2825B7B9" w14:textId="77777777" w:rsidR="00220C8C" w:rsidRPr="00594CCB" w:rsidRDefault="00220C8C" w:rsidP="007A34C2">
      <w:pPr>
        <w:pStyle w:val="BodyText"/>
        <w:pPrChange w:id="498" w:author="AJ Smit" w:date="2018-11-18T17:17:00Z">
          <w:pPr/>
        </w:pPrChange>
      </w:pPr>
      <w:r w:rsidRPr="00594CCB">
        <w:t>R Core Team (2018). R: A language and environment for statistical computing. R Foundation for Statistical Computing, Vienna, Austria. URL https://www.R-project.org/.</w:t>
      </w:r>
    </w:p>
    <w:p w14:paraId="4A060F65" w14:textId="5B1F17A2" w:rsidR="00220C8C" w:rsidRPr="009112ED" w:rsidRDefault="00220C8C" w:rsidP="007A34C2">
      <w:pPr>
        <w:pStyle w:val="BodyText"/>
        <w:pPrChange w:id="499" w:author="AJ Smit" w:date="2018-11-18T17:17:00Z">
          <w:pPr/>
        </w:pPrChange>
      </w:pPr>
      <w:r w:rsidRPr="009112ED">
        <w:t xml:space="preserve">Ralph, P.J., Morrison, D.A., Addison, A., 1998. A quantitative study of the patterns of morphological variation within </w:t>
      </w:r>
      <w:proofErr w:type="spellStart"/>
      <w:r w:rsidRPr="000B0CC2">
        <w:rPr>
          <w:i/>
        </w:rPr>
        <w:t>Hormosira</w:t>
      </w:r>
      <w:proofErr w:type="spellEnd"/>
      <w:r w:rsidRPr="000B0CC2">
        <w:rPr>
          <w:i/>
        </w:rPr>
        <w:t xml:space="preserve"> </w:t>
      </w:r>
      <w:proofErr w:type="spellStart"/>
      <w:r w:rsidRPr="000B0CC2">
        <w:rPr>
          <w:i/>
        </w:rPr>
        <w:t>banksii</w:t>
      </w:r>
      <w:proofErr w:type="spellEnd"/>
      <w:r w:rsidRPr="00FE4407">
        <w:rPr>
          <w:rPrChange w:id="500" w:author="AJ Smit" w:date="2018-11-18T17:52:00Z">
            <w:rPr>
              <w:i/>
            </w:rPr>
          </w:rPrChange>
        </w:rPr>
        <w:t xml:space="preserve"> (Turner) </w:t>
      </w:r>
      <w:proofErr w:type="spellStart"/>
      <w:r w:rsidRPr="00FE4407">
        <w:rPr>
          <w:rPrChange w:id="501" w:author="AJ Smit" w:date="2018-11-18T17:52:00Z">
            <w:rPr>
              <w:i/>
            </w:rPr>
          </w:rPrChange>
        </w:rPr>
        <w:t>Decaisne</w:t>
      </w:r>
      <w:proofErr w:type="spellEnd"/>
      <w:r w:rsidRPr="00FE4407">
        <w:rPr>
          <w:rPrChange w:id="502" w:author="AJ Smit" w:date="2018-11-18T17:52:00Z">
            <w:rPr>
              <w:i/>
            </w:rPr>
          </w:rPrChange>
        </w:rPr>
        <w:t xml:space="preserve"> (</w:t>
      </w:r>
      <w:proofErr w:type="spellStart"/>
      <w:r w:rsidRPr="00FE4407">
        <w:rPr>
          <w:rPrChange w:id="503" w:author="AJ Smit" w:date="2018-11-18T17:52:00Z">
            <w:rPr>
              <w:i/>
            </w:rPr>
          </w:rPrChange>
        </w:rPr>
        <w:t>Fucales</w:t>
      </w:r>
      <w:proofErr w:type="spellEnd"/>
      <w:r w:rsidRPr="00FE4407">
        <w:rPr>
          <w:rPrChange w:id="504" w:author="AJ Smit" w:date="2018-11-18T17:52:00Z">
            <w:rPr>
              <w:i/>
            </w:rPr>
          </w:rPrChange>
        </w:rPr>
        <w:t xml:space="preserve">: </w:t>
      </w:r>
      <w:proofErr w:type="spellStart"/>
      <w:r w:rsidRPr="00FE4407">
        <w:rPr>
          <w:rPrChange w:id="505" w:author="AJ Smit" w:date="2018-11-18T17:52:00Z">
            <w:rPr>
              <w:i/>
            </w:rPr>
          </w:rPrChange>
        </w:rPr>
        <w:t>Phaeophyta</w:t>
      </w:r>
      <w:proofErr w:type="spellEnd"/>
      <w:r w:rsidRPr="00FE4407">
        <w:rPr>
          <w:rPrChange w:id="506" w:author="AJ Smit" w:date="2018-11-18T17:52:00Z">
            <w:rPr>
              <w:i/>
            </w:rPr>
          </w:rPrChange>
        </w:rPr>
        <w:t>)</w:t>
      </w:r>
      <w:r w:rsidRPr="009112ED">
        <w:t xml:space="preserve"> in south-eastern Australia. </w:t>
      </w:r>
      <w:r w:rsidRPr="000B0CC2">
        <w:rPr>
          <w:i/>
        </w:rPr>
        <w:t>J. Exp. Mar. Biol. Ecol</w:t>
      </w:r>
      <w:r w:rsidRPr="009112ED">
        <w:t>. 225, 285</w:t>
      </w:r>
      <w:del w:id="507" w:author="AJ Smit" w:date="2018-11-18T17:58:00Z">
        <w:r w:rsidRPr="009112ED" w:rsidDel="00FE4407">
          <w:delText>–</w:delText>
        </w:r>
      </w:del>
      <w:ins w:id="508" w:author="AJ Smit" w:date="2018-11-18T17:58:00Z">
        <w:r w:rsidR="00FE4407">
          <w:t>-</w:t>
        </w:r>
      </w:ins>
      <w:r w:rsidRPr="009112ED">
        <w:t>300</w:t>
      </w:r>
      <w:ins w:id="509" w:author="AJ Smit" w:date="2018-11-18T17:57:00Z">
        <w:r w:rsidR="00FE4407">
          <w:t>.</w:t>
        </w:r>
      </w:ins>
    </w:p>
    <w:p w14:paraId="658971B4" w14:textId="77777777" w:rsidR="00220C8C" w:rsidRPr="00594CCB" w:rsidRDefault="00220C8C" w:rsidP="007A34C2">
      <w:pPr>
        <w:pStyle w:val="BodyText"/>
        <w:rPr>
          <w:shd w:val="clear" w:color="auto" w:fill="FFFFFF"/>
        </w:rPr>
        <w:pPrChange w:id="510" w:author="AJ Smit" w:date="2018-11-18T17:17:00Z">
          <w:pPr/>
        </w:pPrChange>
      </w:pPr>
      <w:r w:rsidRPr="00594CCB">
        <w:rPr>
          <w:shd w:val="clear" w:color="auto" w:fill="FFFFFF"/>
        </w:rPr>
        <w:t xml:space="preserve">Roberson, L. M. &amp; Coyer, J. A. 2004. Variation in blade morphology of the kelp </w:t>
      </w:r>
      <w:proofErr w:type="spellStart"/>
      <w:r w:rsidRPr="000B0CC2">
        <w:rPr>
          <w:i/>
          <w:shd w:val="clear" w:color="auto" w:fill="FFFFFF"/>
        </w:rPr>
        <w:t>Eisenia</w:t>
      </w:r>
      <w:proofErr w:type="spellEnd"/>
      <w:r w:rsidRPr="000B0CC2">
        <w:rPr>
          <w:i/>
          <w:shd w:val="clear" w:color="auto" w:fill="FFFFFF"/>
        </w:rPr>
        <w:t xml:space="preserve"> </w:t>
      </w:r>
      <w:proofErr w:type="spellStart"/>
      <w:r w:rsidRPr="000B0CC2">
        <w:rPr>
          <w:i/>
          <w:shd w:val="clear" w:color="auto" w:fill="FFFFFF"/>
        </w:rPr>
        <w:t>arborea</w:t>
      </w:r>
      <w:proofErr w:type="spellEnd"/>
      <w:r w:rsidRPr="00594CCB">
        <w:rPr>
          <w:shd w:val="clear" w:color="auto" w:fill="FFFFFF"/>
        </w:rPr>
        <w:t xml:space="preserve">: Incipient speciation due to local water motion? </w:t>
      </w:r>
      <w:r w:rsidRPr="000B0CC2">
        <w:rPr>
          <w:i/>
          <w:shd w:val="clear" w:color="auto" w:fill="FFFFFF"/>
        </w:rPr>
        <w:t>Mar. Ecol. Prog. Ser</w:t>
      </w:r>
      <w:r w:rsidRPr="00594CCB">
        <w:rPr>
          <w:shd w:val="clear" w:color="auto" w:fill="FFFFFF"/>
        </w:rPr>
        <w:t>. 282:115-28</w:t>
      </w:r>
    </w:p>
    <w:p w14:paraId="64DBE253" w14:textId="48852B77" w:rsidR="00220C8C" w:rsidRPr="00594CCB" w:rsidRDefault="00220C8C" w:rsidP="007A34C2">
      <w:pPr>
        <w:pStyle w:val="BodyText"/>
        <w:pPrChange w:id="511" w:author="AJ Smit" w:date="2018-11-18T17:17:00Z">
          <w:pPr/>
        </w:pPrChange>
      </w:pPr>
      <w:r w:rsidRPr="00594CCB">
        <w:t xml:space="preserve">Rothman, M. D., </w:t>
      </w:r>
      <w:proofErr w:type="spellStart"/>
      <w:r w:rsidRPr="00594CCB">
        <w:t>Mattio</w:t>
      </w:r>
      <w:proofErr w:type="spellEnd"/>
      <w:r w:rsidRPr="00594CCB">
        <w:t xml:space="preserve">, L., </w:t>
      </w:r>
      <w:proofErr w:type="spellStart"/>
      <w:r w:rsidRPr="00594CCB">
        <w:t>Wernberg</w:t>
      </w:r>
      <w:proofErr w:type="spellEnd"/>
      <w:r w:rsidRPr="00594CCB">
        <w:t xml:space="preserve">, T., Anderson, R. J., </w:t>
      </w:r>
      <w:proofErr w:type="spellStart"/>
      <w:r w:rsidRPr="00594CCB">
        <w:t>Uwai</w:t>
      </w:r>
      <w:proofErr w:type="spellEnd"/>
      <w:r w:rsidRPr="00594CCB">
        <w:t xml:space="preserve">, S., </w:t>
      </w:r>
      <w:proofErr w:type="spellStart"/>
      <w:r w:rsidRPr="00594CCB">
        <w:t>Mohring</w:t>
      </w:r>
      <w:proofErr w:type="spellEnd"/>
      <w:r w:rsidRPr="00594CCB">
        <w:t xml:space="preserve">, M. B., &amp; Bolton, J. J. 2015. A molecular investigation of the </w:t>
      </w:r>
      <w:r w:rsidRPr="000B0CC2">
        <w:rPr>
          <w:i/>
        </w:rPr>
        <w:t xml:space="preserve">genus </w:t>
      </w:r>
      <w:proofErr w:type="spellStart"/>
      <w:r w:rsidRPr="000B0CC2">
        <w:rPr>
          <w:i/>
        </w:rPr>
        <w:t>Ecklonia</w:t>
      </w:r>
      <w:proofErr w:type="spellEnd"/>
      <w:r w:rsidRPr="00FE4407">
        <w:rPr>
          <w:rPrChange w:id="512" w:author="AJ Smit" w:date="2018-11-18T17:56:00Z">
            <w:rPr>
              <w:i/>
            </w:rPr>
          </w:rPrChange>
        </w:rPr>
        <w:t xml:space="preserve"> (</w:t>
      </w:r>
      <w:proofErr w:type="spellStart"/>
      <w:r w:rsidRPr="00FE4407">
        <w:rPr>
          <w:rPrChange w:id="513" w:author="AJ Smit" w:date="2018-11-18T17:56:00Z">
            <w:rPr>
              <w:i/>
            </w:rPr>
          </w:rPrChange>
        </w:rPr>
        <w:t>Phaeophyceae</w:t>
      </w:r>
      <w:proofErr w:type="spellEnd"/>
      <w:r w:rsidRPr="00FE4407">
        <w:rPr>
          <w:rPrChange w:id="514" w:author="AJ Smit" w:date="2018-11-18T17:56:00Z">
            <w:rPr>
              <w:i/>
            </w:rPr>
          </w:rPrChange>
        </w:rPr>
        <w:t xml:space="preserve">, </w:t>
      </w:r>
      <w:proofErr w:type="spellStart"/>
      <w:r w:rsidRPr="00FE4407">
        <w:rPr>
          <w:rPrChange w:id="515" w:author="AJ Smit" w:date="2018-11-18T17:56:00Z">
            <w:rPr>
              <w:i/>
            </w:rPr>
          </w:rPrChange>
        </w:rPr>
        <w:t>Laminariales</w:t>
      </w:r>
      <w:proofErr w:type="spellEnd"/>
      <w:r w:rsidRPr="00FE4407">
        <w:rPr>
          <w:rPrChange w:id="516" w:author="AJ Smit" w:date="2018-11-18T17:56:00Z">
            <w:rPr>
              <w:i/>
            </w:rPr>
          </w:rPrChange>
        </w:rPr>
        <w:t>)</w:t>
      </w:r>
      <w:r w:rsidRPr="00594CCB">
        <w:t xml:space="preserve"> with special focus on the Southern Hemisphere. </w:t>
      </w:r>
      <w:r w:rsidRPr="000B0CC2">
        <w:rPr>
          <w:i/>
        </w:rPr>
        <w:t xml:space="preserve">J. </w:t>
      </w:r>
      <w:proofErr w:type="spellStart"/>
      <w:r w:rsidRPr="000B0CC2">
        <w:rPr>
          <w:i/>
        </w:rPr>
        <w:t>Phycol</w:t>
      </w:r>
      <w:proofErr w:type="spellEnd"/>
      <w:r w:rsidRPr="00594CCB">
        <w:t>. 51(2): 236-46</w:t>
      </w:r>
      <w:ins w:id="517" w:author="AJ Smit" w:date="2018-11-18T17:57:00Z">
        <w:r w:rsidR="00FE4407">
          <w:t>.</w:t>
        </w:r>
      </w:ins>
    </w:p>
    <w:p w14:paraId="6286857C" w14:textId="77777777" w:rsidR="00220C8C" w:rsidRPr="00D91371" w:rsidRDefault="00220C8C" w:rsidP="007A34C2">
      <w:pPr>
        <w:pStyle w:val="BodyText"/>
        <w:pPrChange w:id="518" w:author="AJ Smit" w:date="2018-11-18T17:17:00Z">
          <w:pPr/>
        </w:pPrChange>
      </w:pPr>
      <w:r w:rsidRPr="00594CCB">
        <w:t xml:space="preserve">Rouault, M. J., </w:t>
      </w:r>
      <w:proofErr w:type="spellStart"/>
      <w:r w:rsidRPr="00594CCB">
        <w:t>Mouche</w:t>
      </w:r>
      <w:proofErr w:type="spellEnd"/>
      <w:r w:rsidRPr="00594CCB">
        <w:t xml:space="preserve">, A., Collard, F., Johannessen, J. A., </w:t>
      </w:r>
      <w:r w:rsidRPr="00FE4407">
        <w:rPr>
          <w:highlight w:val="yellow"/>
          <w:rPrChange w:id="519" w:author="AJ Smit" w:date="2018-11-18T17:53:00Z">
            <w:rPr/>
          </w:rPrChange>
        </w:rPr>
        <w:t>&amp;</w:t>
      </w:r>
      <w:r w:rsidRPr="00594CCB">
        <w:t xml:space="preserve"> </w:t>
      </w:r>
      <w:proofErr w:type="spellStart"/>
      <w:r w:rsidRPr="00594CCB">
        <w:t>Chapron</w:t>
      </w:r>
      <w:proofErr w:type="spellEnd"/>
      <w:r w:rsidRPr="00594CCB">
        <w:t xml:space="preserve">, B. 2010. Mapping the Agulhas Current from space: An assessment of ASAR surface current velocities. </w:t>
      </w:r>
      <w:r w:rsidRPr="000B0CC2">
        <w:rPr>
          <w:i/>
        </w:rPr>
        <w:t>J. Geo. Res</w:t>
      </w:r>
      <w:r w:rsidRPr="00594CCB">
        <w:t>. 115(C10): 1-14.</w:t>
      </w:r>
    </w:p>
    <w:p w14:paraId="5DBBBF23" w14:textId="05AE6B99" w:rsidR="00220C8C" w:rsidRPr="00D91371" w:rsidRDefault="00220C8C" w:rsidP="007A34C2">
      <w:pPr>
        <w:pStyle w:val="BodyText"/>
        <w:pPrChange w:id="520" w:author="AJ Smit" w:date="2018-11-18T17:17:00Z">
          <w:pPr/>
        </w:pPrChange>
      </w:pPr>
      <w:r w:rsidRPr="00D91371">
        <w:t xml:space="preserve">Rouault, M. J., and P. </w:t>
      </w:r>
      <w:proofErr w:type="spellStart"/>
      <w:r w:rsidRPr="00D91371">
        <w:t>Penven</w:t>
      </w:r>
      <w:proofErr w:type="spellEnd"/>
      <w:r w:rsidRPr="00D91371">
        <w:t xml:space="preserve"> (2011), New perspectives on Natal Pulses from satellite observations</w:t>
      </w:r>
      <w:r w:rsidRPr="000B0CC2">
        <w:rPr>
          <w:i/>
        </w:rPr>
        <w:t xml:space="preserve">, J. </w:t>
      </w:r>
      <w:proofErr w:type="spellStart"/>
      <w:r w:rsidRPr="000B0CC2">
        <w:rPr>
          <w:i/>
        </w:rPr>
        <w:t>Geophys</w:t>
      </w:r>
      <w:proofErr w:type="spellEnd"/>
      <w:r w:rsidRPr="000B0CC2">
        <w:rPr>
          <w:i/>
        </w:rPr>
        <w:t>. Res</w:t>
      </w:r>
      <w:r w:rsidRPr="00D91371">
        <w:t>., 116, C07013</w:t>
      </w:r>
      <w:del w:id="521" w:author="AJ Smit" w:date="2018-11-18T17:56:00Z">
        <w:r w:rsidRPr="00D91371" w:rsidDel="00FE4407">
          <w:delText>, doi:10.1029/2010JC006866.</w:delText>
        </w:r>
      </w:del>
      <w:ins w:id="522" w:author="AJ Smit" w:date="2018-11-18T17:56:00Z">
        <w:r w:rsidR="00FE4407">
          <w:t>.</w:t>
        </w:r>
      </w:ins>
    </w:p>
    <w:p w14:paraId="06A07A6F" w14:textId="52DA8F65" w:rsidR="00220C8C" w:rsidRPr="00881484" w:rsidRDefault="00220C8C" w:rsidP="007A34C2">
      <w:pPr>
        <w:pStyle w:val="BodyText"/>
        <w:pPrChange w:id="523" w:author="AJ Smit" w:date="2018-11-18T17:17:00Z">
          <w:pPr/>
        </w:pPrChange>
      </w:pPr>
      <w:proofErr w:type="spellStart"/>
      <w:r w:rsidRPr="00881484">
        <w:t>Rysgaard</w:t>
      </w:r>
      <w:proofErr w:type="spellEnd"/>
      <w:r w:rsidRPr="00881484">
        <w:t>, S., Nielsen, T.G., 2006. Carbon cycling in a high-arctic marine ecosystem</w:t>
      </w:r>
      <w:del w:id="524" w:author="AJ Smit" w:date="2018-11-18T18:00:00Z">
        <w:r w:rsidRPr="00881484" w:rsidDel="00FE4407">
          <w:delText xml:space="preserve"> </w:delText>
        </w:r>
      </w:del>
      <w:r w:rsidRPr="00881484">
        <w:t>—</w:t>
      </w:r>
      <w:del w:id="525" w:author="AJ Smit" w:date="2018-11-18T18:00:00Z">
        <w:r w:rsidRPr="00881484" w:rsidDel="00FE4407">
          <w:delText xml:space="preserve"> </w:delText>
        </w:r>
      </w:del>
      <w:r w:rsidRPr="00881484">
        <w:t xml:space="preserve">Young Sound, NE Greenland. </w:t>
      </w:r>
      <w:r w:rsidRPr="000B0CC2">
        <w:rPr>
          <w:i/>
        </w:rPr>
        <w:t xml:space="preserve">Prog. </w:t>
      </w:r>
      <w:proofErr w:type="spellStart"/>
      <w:r w:rsidRPr="000B0CC2">
        <w:rPr>
          <w:i/>
        </w:rPr>
        <w:t>Oceanogr</w:t>
      </w:r>
      <w:proofErr w:type="spellEnd"/>
      <w:r w:rsidRPr="00881484">
        <w:t>. 71, 426</w:t>
      </w:r>
      <w:del w:id="526" w:author="AJ Smit" w:date="2018-11-18T17:58:00Z">
        <w:r w:rsidRPr="00881484" w:rsidDel="00FE4407">
          <w:delText>–</w:delText>
        </w:r>
      </w:del>
      <w:ins w:id="527" w:author="AJ Smit" w:date="2018-11-18T17:58:00Z">
        <w:r w:rsidR="00FE4407">
          <w:t>-</w:t>
        </w:r>
      </w:ins>
      <w:r w:rsidRPr="00881484">
        <w:t>445.</w:t>
      </w:r>
    </w:p>
    <w:p w14:paraId="5585AA32" w14:textId="77777777" w:rsidR="00220C8C" w:rsidRPr="009112ED" w:rsidRDefault="00220C8C" w:rsidP="007A34C2">
      <w:pPr>
        <w:pStyle w:val="BodyText"/>
        <w:rPr>
          <w:shd w:val="clear" w:color="auto" w:fill="FFFFFF"/>
        </w:rPr>
        <w:pPrChange w:id="528" w:author="AJ Smit" w:date="2018-11-18T17:17:00Z">
          <w:pPr/>
        </w:pPrChange>
      </w:pPr>
      <w:r w:rsidRPr="00594CCB">
        <w:rPr>
          <w:shd w:val="clear" w:color="auto" w:fill="FFFFFF"/>
        </w:rPr>
        <w:t xml:space="preserve">Schmitz, W. J. 1995. On the </w:t>
      </w:r>
      <w:proofErr w:type="spellStart"/>
      <w:r w:rsidRPr="00594CCB">
        <w:rPr>
          <w:shd w:val="clear" w:color="auto" w:fill="FFFFFF"/>
        </w:rPr>
        <w:t>interbasin</w:t>
      </w:r>
      <w:proofErr w:type="spellEnd"/>
      <w:r w:rsidRPr="00594CCB">
        <w:rPr>
          <w:shd w:val="clear" w:color="auto" w:fill="FFFFFF"/>
        </w:rPr>
        <w:t xml:space="preserve">-scale thermohaline circulation. </w:t>
      </w:r>
      <w:r w:rsidRPr="000B0CC2">
        <w:rPr>
          <w:i/>
          <w:shd w:val="clear" w:color="auto" w:fill="FFFFFF"/>
        </w:rPr>
        <w:t xml:space="preserve">Rev. </w:t>
      </w:r>
      <w:proofErr w:type="spellStart"/>
      <w:r w:rsidRPr="000B0CC2">
        <w:rPr>
          <w:i/>
          <w:shd w:val="clear" w:color="auto" w:fill="FFFFFF"/>
        </w:rPr>
        <w:t>Geophy</w:t>
      </w:r>
      <w:proofErr w:type="spellEnd"/>
      <w:r w:rsidRPr="00594CCB">
        <w:rPr>
          <w:shd w:val="clear" w:color="auto" w:fill="FFFFFF"/>
        </w:rPr>
        <w:t>. 33(2):151-73.</w:t>
      </w:r>
    </w:p>
    <w:p w14:paraId="03DF3103" w14:textId="77777777" w:rsidR="00220C8C" w:rsidRPr="009112ED" w:rsidRDefault="00220C8C" w:rsidP="007A34C2">
      <w:pPr>
        <w:pStyle w:val="BodyText"/>
        <w:pPrChange w:id="529" w:author="AJ Smit" w:date="2018-11-18T17:17:00Z">
          <w:pPr/>
        </w:pPrChange>
      </w:pPr>
      <w:r w:rsidRPr="009112ED">
        <w:t xml:space="preserve">Schumann, E. H. 1988. Physical oceanography off Natal. In Schumann, E. H. [Ed] Coastal Ocean Studies off Natal, South Africa, </w:t>
      </w:r>
      <w:r w:rsidRPr="000B0CC2">
        <w:rPr>
          <w:i/>
        </w:rPr>
        <w:t>Springer, Heidelberg</w:t>
      </w:r>
      <w:r w:rsidRPr="009112ED">
        <w:t>, pp. 101-30.</w:t>
      </w:r>
    </w:p>
    <w:p w14:paraId="2467E256" w14:textId="77777777" w:rsidR="00220C8C" w:rsidRPr="00594CCB" w:rsidRDefault="00220C8C" w:rsidP="007A34C2">
      <w:pPr>
        <w:pStyle w:val="BodyText"/>
        <w:pPrChange w:id="530" w:author="AJ Smit" w:date="2018-11-18T17:17:00Z">
          <w:pPr/>
        </w:pPrChange>
      </w:pPr>
      <w:r w:rsidRPr="00594CCB">
        <w:t xml:space="preserve">Shannon, L. 1985. The Benguela ecosystem. I: Evolution of the Benguela physical features and processes. </w:t>
      </w:r>
      <w:r w:rsidRPr="000B0CC2">
        <w:rPr>
          <w:i/>
        </w:rPr>
        <w:t>Ocean. Mar. Biol</w:t>
      </w:r>
      <w:r w:rsidRPr="00594CCB">
        <w:t>. 23:105-82.</w:t>
      </w:r>
    </w:p>
    <w:p w14:paraId="4062B118" w14:textId="098D92C8" w:rsidR="00220C8C" w:rsidRPr="00594CCB" w:rsidRDefault="00220C8C" w:rsidP="007A34C2">
      <w:pPr>
        <w:pStyle w:val="BodyText"/>
        <w:pPrChange w:id="531" w:author="AJ Smit" w:date="2018-11-18T17:17:00Z">
          <w:pPr/>
        </w:pPrChange>
      </w:pPr>
      <w:r w:rsidRPr="00594CCB">
        <w:t xml:space="preserve"> Shannon, L. &amp; Pillar, S. C. 1986. The Benguela ecosystem </w:t>
      </w:r>
      <w:del w:id="532" w:author="AJ Smit" w:date="2018-11-18T17:56:00Z">
        <w:r w:rsidRPr="00594CCB" w:rsidDel="00FE4407">
          <w:delText xml:space="preserve">part </w:delText>
        </w:r>
      </w:del>
      <w:ins w:id="533" w:author="AJ Smit" w:date="2018-11-18T17:56:00Z">
        <w:r w:rsidR="00FE4407">
          <w:t>P</w:t>
        </w:r>
        <w:r w:rsidR="00FE4407" w:rsidRPr="00594CCB">
          <w:t xml:space="preserve">art </w:t>
        </w:r>
      </w:ins>
      <w:r w:rsidRPr="00594CCB">
        <w:t xml:space="preserve">3. Plankton. </w:t>
      </w:r>
      <w:r w:rsidRPr="000B0CC2">
        <w:rPr>
          <w:i/>
        </w:rPr>
        <w:t>Ocean. Mar. Biol. Ann. Rev</w:t>
      </w:r>
      <w:r w:rsidRPr="00594CCB">
        <w:t>. 24:65-170</w:t>
      </w:r>
      <w:ins w:id="534" w:author="AJ Smit" w:date="2018-11-18T17:56:00Z">
        <w:r w:rsidR="00FE4407">
          <w:t>.</w:t>
        </w:r>
      </w:ins>
    </w:p>
    <w:p w14:paraId="2530B3DF" w14:textId="0685D2B4" w:rsidR="00220C8C" w:rsidRPr="00A5526C" w:rsidRDefault="00220C8C" w:rsidP="007A34C2">
      <w:pPr>
        <w:pStyle w:val="BodyText"/>
        <w:pPrChange w:id="535" w:author="AJ Smit" w:date="2018-11-18T17:17:00Z">
          <w:pPr/>
        </w:pPrChange>
      </w:pPr>
      <w:r w:rsidRPr="00594CCB">
        <w:t xml:space="preserve">Shillington, F. A., Reason, C. J. C., Duncombe Rae C. M., </w:t>
      </w:r>
      <w:proofErr w:type="spellStart"/>
      <w:r w:rsidRPr="00594CCB">
        <w:t>Florenchie</w:t>
      </w:r>
      <w:proofErr w:type="spellEnd"/>
      <w:r w:rsidRPr="00594CCB">
        <w:t xml:space="preserve">, P., &amp; </w:t>
      </w:r>
      <w:proofErr w:type="spellStart"/>
      <w:r w:rsidRPr="00594CCB">
        <w:t>Penven</w:t>
      </w:r>
      <w:proofErr w:type="spellEnd"/>
      <w:r w:rsidRPr="00594CCB">
        <w:t xml:space="preserve">, P. 2006. Large scale physical variability of the Benguela Current large marine ecosystem (BCLME). In Shannon, V., Hempel, G., </w:t>
      </w:r>
      <w:proofErr w:type="spellStart"/>
      <w:r w:rsidRPr="00594CCB">
        <w:t>Malanotte</w:t>
      </w:r>
      <w:proofErr w:type="spellEnd"/>
      <w:r w:rsidRPr="00594CCB">
        <w:t xml:space="preserve">-Rizzoli, P., </w:t>
      </w:r>
      <w:proofErr w:type="spellStart"/>
      <w:r w:rsidRPr="00594CCB">
        <w:t>Moloney</w:t>
      </w:r>
      <w:proofErr w:type="spellEnd"/>
      <w:r w:rsidRPr="00594CCB">
        <w:t>, C., &amp; Woods, J. [</w:t>
      </w:r>
      <w:proofErr w:type="spellStart"/>
      <w:r w:rsidRPr="00594CCB">
        <w:t>Eds</w:t>
      </w:r>
      <w:proofErr w:type="spellEnd"/>
      <w:r w:rsidRPr="00594CCB">
        <w:t xml:space="preserve">] Large Marine Ecosystems. </w:t>
      </w:r>
      <w:r w:rsidRPr="000B0CC2">
        <w:rPr>
          <w:i/>
        </w:rPr>
        <w:t>Elsevier, Netherlands</w:t>
      </w:r>
      <w:r w:rsidRPr="00594CCB">
        <w:t>, 14: 49-70</w:t>
      </w:r>
      <w:ins w:id="536" w:author="AJ Smit" w:date="2018-11-18T17:56:00Z">
        <w:r w:rsidR="00FE4407">
          <w:t>.</w:t>
        </w:r>
      </w:ins>
    </w:p>
    <w:p w14:paraId="587136CB" w14:textId="25BC04F6" w:rsidR="00220C8C" w:rsidRPr="00594CCB" w:rsidRDefault="00220C8C" w:rsidP="007A34C2">
      <w:pPr>
        <w:pStyle w:val="BodyText"/>
        <w:pPrChange w:id="537" w:author="AJ Smit" w:date="2018-11-18T17:17:00Z">
          <w:pPr/>
        </w:pPrChange>
      </w:pPr>
      <w:proofErr w:type="spellStart"/>
      <w:r w:rsidRPr="00A5526C">
        <w:t>Sjøtun</w:t>
      </w:r>
      <w:proofErr w:type="spellEnd"/>
      <w:r w:rsidRPr="00A5526C">
        <w:t xml:space="preserve">, K., </w:t>
      </w:r>
      <w:proofErr w:type="spellStart"/>
      <w:r w:rsidRPr="00A5526C">
        <w:t>Fredriksen</w:t>
      </w:r>
      <w:proofErr w:type="spellEnd"/>
      <w:r w:rsidRPr="00A5526C">
        <w:t xml:space="preserve">, S., 1995. Growth allocation in Laminaria </w:t>
      </w:r>
      <w:proofErr w:type="spellStart"/>
      <w:r w:rsidRPr="00A5526C">
        <w:t>hyperborea</w:t>
      </w:r>
      <w:proofErr w:type="spellEnd"/>
      <w:r w:rsidRPr="00A5526C">
        <w:t xml:space="preserve"> (</w:t>
      </w:r>
      <w:proofErr w:type="spellStart"/>
      <w:r w:rsidRPr="00A5526C">
        <w:t>Laminariales</w:t>
      </w:r>
      <w:proofErr w:type="spellEnd"/>
      <w:r w:rsidRPr="00A5526C">
        <w:t xml:space="preserve">, </w:t>
      </w:r>
      <w:proofErr w:type="spellStart"/>
      <w:r w:rsidRPr="00A5526C">
        <w:t>Phaeophyceae</w:t>
      </w:r>
      <w:proofErr w:type="spellEnd"/>
      <w:r w:rsidRPr="00A5526C">
        <w:t>) in relation to age and wave exposure. Mar. Ecol. Prog. Ser. 126, 213</w:t>
      </w:r>
      <w:del w:id="538" w:author="AJ Smit" w:date="2018-11-18T17:58:00Z">
        <w:r w:rsidRPr="00A5526C" w:rsidDel="00FE4407">
          <w:delText>–</w:delText>
        </w:r>
      </w:del>
      <w:ins w:id="539" w:author="AJ Smit" w:date="2018-11-18T17:58:00Z">
        <w:r w:rsidR="00FE4407">
          <w:t>-</w:t>
        </w:r>
      </w:ins>
      <w:r w:rsidRPr="00A5526C">
        <w:t>222</w:t>
      </w:r>
      <w:ins w:id="540" w:author="AJ Smit" w:date="2018-11-18T17:56:00Z">
        <w:r w:rsidR="00FE4407">
          <w:t>.</w:t>
        </w:r>
      </w:ins>
    </w:p>
    <w:p w14:paraId="0A500036" w14:textId="05987A4A" w:rsidR="00220C8C" w:rsidRPr="00C565E3" w:rsidRDefault="00220C8C" w:rsidP="007A34C2">
      <w:pPr>
        <w:pStyle w:val="BodyText"/>
        <w:rPr>
          <w:shd w:val="clear" w:color="auto" w:fill="FFFFFF"/>
        </w:rPr>
        <w:pPrChange w:id="541" w:author="AJ Smit" w:date="2018-11-18T17:17:00Z">
          <w:pPr/>
        </w:pPrChange>
      </w:pPr>
      <w:proofErr w:type="spellStart"/>
      <w:r w:rsidRPr="00C565E3">
        <w:rPr>
          <w:shd w:val="clear" w:color="auto" w:fill="FFFFFF"/>
        </w:rPr>
        <w:t>Skogen</w:t>
      </w:r>
      <w:proofErr w:type="spellEnd"/>
      <w:r>
        <w:rPr>
          <w:shd w:val="clear" w:color="auto" w:fill="FFFFFF"/>
        </w:rPr>
        <w:t xml:space="preserve"> </w:t>
      </w:r>
      <w:r w:rsidRPr="00C565E3">
        <w:rPr>
          <w:shd w:val="clear" w:color="auto" w:fill="FFFFFF"/>
        </w:rPr>
        <w:t>M. D. (1999) A biophysical model applied to the Benguela upwelling system, </w:t>
      </w:r>
      <w:r w:rsidRPr="000B0CC2">
        <w:rPr>
          <w:i/>
          <w:shd w:val="clear" w:color="auto" w:fill="FFFFFF"/>
        </w:rPr>
        <w:t>South African Journal of Marine Science, </w:t>
      </w:r>
      <w:r w:rsidRPr="00C565E3">
        <w:rPr>
          <w:shd w:val="clear" w:color="auto" w:fill="FFFFFF"/>
        </w:rPr>
        <w:t>21:1, 235-249</w:t>
      </w:r>
      <w:del w:id="542" w:author="AJ Smit" w:date="2018-11-18T17:56:00Z">
        <w:r w:rsidRPr="00C565E3" w:rsidDel="00FE4407">
          <w:rPr>
            <w:shd w:val="clear" w:color="auto" w:fill="FFFFFF"/>
          </w:rPr>
          <w:delText>, DOI: </w:delText>
        </w:r>
        <w:r w:rsidRPr="00220C8C" w:rsidDel="00FE4407">
          <w:rPr>
            <w:shd w:val="clear" w:color="auto" w:fill="FFFFFF"/>
          </w:rPr>
          <w:delText>10.2989/025776199784126042</w:delText>
        </w:r>
      </w:del>
      <w:ins w:id="543" w:author="AJ Smit" w:date="2018-11-18T17:56:00Z">
        <w:r w:rsidR="00FE4407">
          <w:rPr>
            <w:shd w:val="clear" w:color="auto" w:fill="FFFFFF"/>
          </w:rPr>
          <w:t>.</w:t>
        </w:r>
      </w:ins>
    </w:p>
    <w:p w14:paraId="3A24D1C3" w14:textId="77777777" w:rsidR="00220C8C" w:rsidRPr="00594CCB" w:rsidRDefault="00220C8C" w:rsidP="007A34C2">
      <w:pPr>
        <w:pStyle w:val="BodyText"/>
        <w:pPrChange w:id="544" w:author="AJ Smit" w:date="2018-11-18T17:17:00Z">
          <w:pPr/>
        </w:pPrChange>
      </w:pPr>
      <w:r w:rsidRPr="00594CCB">
        <w:t xml:space="preserve">Smit, A. J., Roberts, M., Anderson, R. J., </w:t>
      </w:r>
      <w:proofErr w:type="spellStart"/>
      <w:r w:rsidRPr="00594CCB">
        <w:t>Dufois</w:t>
      </w:r>
      <w:proofErr w:type="spellEnd"/>
      <w:r w:rsidRPr="00594CCB">
        <w:t xml:space="preserve">, F., Dudley, S. F., </w:t>
      </w:r>
      <w:proofErr w:type="spellStart"/>
      <w:r w:rsidRPr="00594CCB">
        <w:t>Bornman</w:t>
      </w:r>
      <w:proofErr w:type="spellEnd"/>
      <w:r w:rsidRPr="00594CCB">
        <w:t xml:space="preserve">, T. G., </w:t>
      </w:r>
      <w:proofErr w:type="spellStart"/>
      <w:r w:rsidRPr="00594CCB">
        <w:t>Olbers</w:t>
      </w:r>
      <w:proofErr w:type="spellEnd"/>
      <w:r w:rsidRPr="00594CCB">
        <w:t>, J. &amp; Bolton, J. J. 2013. A coastal seawater temperature dataset for biogeographical studies: Large biases between in situ and remotely-sensed data sets around the coast of South Africa</w:t>
      </w:r>
      <w:r w:rsidRPr="000B0CC2">
        <w:rPr>
          <w:i/>
        </w:rPr>
        <w:t xml:space="preserve">. </w:t>
      </w:r>
      <w:proofErr w:type="spellStart"/>
      <w:r w:rsidRPr="000B0CC2">
        <w:rPr>
          <w:i/>
        </w:rPr>
        <w:t>PloS</w:t>
      </w:r>
      <w:proofErr w:type="spellEnd"/>
      <w:r w:rsidRPr="000B0CC2">
        <w:rPr>
          <w:i/>
        </w:rPr>
        <w:t xml:space="preserve"> One</w:t>
      </w:r>
      <w:r w:rsidRPr="00594CCB">
        <w:t xml:space="preserve"> </w:t>
      </w:r>
      <w:proofErr w:type="gramStart"/>
      <w:r w:rsidRPr="00594CCB">
        <w:t>8:e</w:t>
      </w:r>
      <w:proofErr w:type="gramEnd"/>
      <w:r w:rsidRPr="00594CCB">
        <w:t>81944.</w:t>
      </w:r>
    </w:p>
    <w:p w14:paraId="318FFDE2" w14:textId="6237CE1D" w:rsidR="00220C8C" w:rsidRPr="00456221" w:rsidRDefault="00220C8C" w:rsidP="007A34C2">
      <w:pPr>
        <w:pStyle w:val="BodyText"/>
        <w:pPrChange w:id="545" w:author="AJ Smit" w:date="2018-11-18T17:17:00Z">
          <w:pPr/>
        </w:pPrChange>
      </w:pPr>
      <w:r w:rsidRPr="00456221">
        <w:t xml:space="preserve">Smit, A. J., Bolton, J. J., Anderson, R. J. 2017. Seaweeds in Two Oceans: Beta-Diversity. </w:t>
      </w:r>
      <w:r w:rsidRPr="000B0CC2">
        <w:rPr>
          <w:i/>
        </w:rPr>
        <w:t>Frontiers in Marine Science</w:t>
      </w:r>
      <w:r w:rsidRPr="00456221">
        <w:t>. 4: 1-15</w:t>
      </w:r>
      <w:ins w:id="546" w:author="AJ Smit" w:date="2018-11-18T17:57:00Z">
        <w:r w:rsidR="00FE4407">
          <w:t>.</w:t>
        </w:r>
      </w:ins>
    </w:p>
    <w:p w14:paraId="7C0B8AFC" w14:textId="77777777" w:rsidR="00220C8C" w:rsidRPr="00594CCB" w:rsidRDefault="00220C8C" w:rsidP="007A34C2">
      <w:pPr>
        <w:pStyle w:val="BodyText"/>
        <w:pPrChange w:id="547" w:author="AJ Smit" w:date="2018-11-18T17:17:00Z">
          <w:pPr/>
        </w:pPrChange>
      </w:pPr>
      <w:proofErr w:type="spellStart"/>
      <w:r w:rsidRPr="00594CCB">
        <w:lastRenderedPageBreak/>
        <w:t>Steneck</w:t>
      </w:r>
      <w:proofErr w:type="spellEnd"/>
      <w:r w:rsidRPr="00594CCB">
        <w:t xml:space="preserve">, R. S. &amp; Johnson, C. R. 2013. Kelp forests: Dynamic patterns, processes, and feedbacks. In </w:t>
      </w:r>
      <w:proofErr w:type="spellStart"/>
      <w:r w:rsidRPr="00594CCB">
        <w:t>Bertness</w:t>
      </w:r>
      <w:proofErr w:type="spellEnd"/>
      <w:r w:rsidRPr="00594CCB">
        <w:t xml:space="preserve">, M. D., Bruno, J. F., Silliman, B. R. &amp; </w:t>
      </w:r>
      <w:proofErr w:type="spellStart"/>
      <w:r w:rsidRPr="00594CCB">
        <w:t>Stachowicz</w:t>
      </w:r>
      <w:proofErr w:type="spellEnd"/>
      <w:r w:rsidRPr="00594CCB">
        <w:t xml:space="preserve">, J. J. [Eds.] </w:t>
      </w:r>
      <w:r w:rsidRPr="000B0CC2">
        <w:rPr>
          <w:i/>
        </w:rPr>
        <w:t>Marine Community Ecology and Conservation</w:t>
      </w:r>
      <w:r w:rsidRPr="00594CCB">
        <w:t>. Sinauer Associates, Inc., Sunderland, USA. pp. 315-36.</w:t>
      </w:r>
    </w:p>
    <w:p w14:paraId="61DFD51D" w14:textId="39172117" w:rsidR="00220C8C" w:rsidRPr="00881484" w:rsidRDefault="00220C8C" w:rsidP="007A34C2">
      <w:pPr>
        <w:pStyle w:val="BodyText"/>
        <w:pPrChange w:id="548" w:author="AJ Smit" w:date="2018-11-18T17:17:00Z">
          <w:pPr/>
        </w:pPrChange>
      </w:pPr>
      <w:r w:rsidRPr="00881484">
        <w:t xml:space="preserve">van den Hoek, C., </w:t>
      </w:r>
      <w:del w:id="549" w:author="AJ Smit" w:date="2018-11-18T17:51:00Z">
        <w:r w:rsidRPr="00881484" w:rsidDel="00597CA8">
          <w:delText>Luning</w:delText>
        </w:r>
      </w:del>
      <w:proofErr w:type="spellStart"/>
      <w:ins w:id="550" w:author="AJ Smit" w:date="2018-11-18T17:51:00Z">
        <w:r w:rsidR="00597CA8" w:rsidRPr="00881484">
          <w:t>L</w:t>
        </w:r>
        <w:r w:rsidR="00597CA8">
          <w:t>ü</w:t>
        </w:r>
        <w:r w:rsidR="00597CA8" w:rsidRPr="00881484">
          <w:t>ning</w:t>
        </w:r>
      </w:ins>
      <w:proofErr w:type="spellEnd"/>
      <w:r w:rsidRPr="00881484">
        <w:t>, K., 1988. Biogeography of marine benthic algae</w:t>
      </w:r>
      <w:del w:id="551" w:author="AJ Smit" w:date="2018-11-18T17:51:00Z">
        <w:r w:rsidRPr="00881484" w:rsidDel="00597CA8">
          <w:delText xml:space="preserve"> </w:delText>
        </w:r>
      </w:del>
      <w:r w:rsidRPr="00881484">
        <w:t>—</w:t>
      </w:r>
      <w:del w:id="552" w:author="AJ Smit" w:date="2018-11-18T17:51:00Z">
        <w:r w:rsidRPr="00881484" w:rsidDel="00597CA8">
          <w:delText xml:space="preserve"> </w:delText>
        </w:r>
      </w:del>
      <w:r w:rsidRPr="00881484">
        <w:t xml:space="preserve">preface. </w:t>
      </w:r>
      <w:proofErr w:type="spellStart"/>
      <w:r w:rsidRPr="000B0CC2">
        <w:rPr>
          <w:i/>
        </w:rPr>
        <w:t>Helgol</w:t>
      </w:r>
      <w:proofErr w:type="spellEnd"/>
      <w:r w:rsidRPr="000B0CC2">
        <w:rPr>
          <w:i/>
        </w:rPr>
        <w:t>. Meer</w:t>
      </w:r>
      <w:r w:rsidRPr="00881484">
        <w:t>. 42, 131</w:t>
      </w:r>
      <w:del w:id="553" w:author="AJ Smit" w:date="2018-11-18T17:58:00Z">
        <w:r w:rsidRPr="00881484" w:rsidDel="00FE4407">
          <w:delText>–</w:delText>
        </w:r>
      </w:del>
      <w:ins w:id="554" w:author="AJ Smit" w:date="2018-11-18T17:58:00Z">
        <w:r w:rsidR="00FE4407">
          <w:t>-</w:t>
        </w:r>
      </w:ins>
      <w:r w:rsidRPr="00881484">
        <w:t>132.</w:t>
      </w:r>
    </w:p>
    <w:p w14:paraId="62FFA535" w14:textId="77777777" w:rsidR="00220C8C" w:rsidRPr="00A5526C" w:rsidRDefault="00220C8C" w:rsidP="007A34C2">
      <w:pPr>
        <w:pStyle w:val="BodyText"/>
        <w:rPr>
          <w:i/>
        </w:rPr>
        <w:pPrChange w:id="555" w:author="AJ Smit" w:date="2018-11-18T17:17:00Z">
          <w:pPr/>
        </w:pPrChange>
      </w:pPr>
      <w:r w:rsidRPr="00FE4407">
        <w:rPr>
          <w:highlight w:val="yellow"/>
          <w:rPrChange w:id="556" w:author="AJ Smit" w:date="2018-11-18T17:57:00Z">
            <w:rPr/>
          </w:rPrChange>
        </w:rPr>
        <w:t xml:space="preserve">van den Hoek, C., </w:t>
      </w:r>
      <w:proofErr w:type="spellStart"/>
      <w:r w:rsidRPr="00FE4407">
        <w:rPr>
          <w:highlight w:val="yellow"/>
          <w:rPrChange w:id="557" w:author="AJ Smit" w:date="2018-11-18T17:57:00Z">
            <w:rPr/>
          </w:rPrChange>
        </w:rPr>
        <w:t>Breeman</w:t>
      </w:r>
      <w:proofErr w:type="spellEnd"/>
      <w:r w:rsidRPr="00FE4407">
        <w:rPr>
          <w:highlight w:val="yellow"/>
          <w:rPrChange w:id="558" w:author="AJ Smit" w:date="2018-11-18T17:57:00Z">
            <w:rPr/>
          </w:rPrChange>
        </w:rPr>
        <w:t xml:space="preserve">, A.M., </w:t>
      </w:r>
      <w:proofErr w:type="spellStart"/>
      <w:r w:rsidRPr="00FE4407">
        <w:rPr>
          <w:highlight w:val="yellow"/>
          <w:rPrChange w:id="559" w:author="AJ Smit" w:date="2018-11-18T17:57:00Z">
            <w:rPr/>
          </w:rPrChange>
        </w:rPr>
        <w:t>Stam</w:t>
      </w:r>
      <w:proofErr w:type="spellEnd"/>
      <w:r w:rsidRPr="00FE4407">
        <w:rPr>
          <w:highlight w:val="yellow"/>
          <w:rPrChange w:id="560" w:author="AJ Smit" w:date="2018-11-18T17:57:00Z">
            <w:rPr/>
          </w:rPrChange>
        </w:rPr>
        <w:t>, W.T., 1990. The geographic distribution of seaweed species in relation to temperature</w:t>
      </w:r>
      <w:del w:id="561" w:author="AJ Smit" w:date="2018-11-18T17:56:00Z">
        <w:r w:rsidRPr="00FE4407" w:rsidDel="00FE4407">
          <w:rPr>
            <w:highlight w:val="yellow"/>
            <w:rPrChange w:id="562" w:author="AJ Smit" w:date="2018-11-18T17:57:00Z">
              <w:rPr/>
            </w:rPrChange>
          </w:rPr>
          <w:delText xml:space="preserve"> </w:delText>
        </w:r>
      </w:del>
      <w:r w:rsidRPr="00FE4407">
        <w:rPr>
          <w:highlight w:val="yellow"/>
          <w:rPrChange w:id="563" w:author="AJ Smit" w:date="2018-11-18T17:57:00Z">
            <w:rPr/>
          </w:rPrChange>
        </w:rPr>
        <w:t>—</w:t>
      </w:r>
      <w:del w:id="564" w:author="AJ Smit" w:date="2018-11-18T17:56:00Z">
        <w:r w:rsidRPr="00FE4407" w:rsidDel="00FE4407">
          <w:rPr>
            <w:highlight w:val="yellow"/>
            <w:rPrChange w:id="565" w:author="AJ Smit" w:date="2018-11-18T17:57:00Z">
              <w:rPr/>
            </w:rPrChange>
          </w:rPr>
          <w:delText xml:space="preserve"> </w:delText>
        </w:r>
      </w:del>
      <w:r w:rsidRPr="00FE4407">
        <w:rPr>
          <w:highlight w:val="yellow"/>
          <w:rPrChange w:id="566" w:author="AJ Smit" w:date="2018-11-18T17:57:00Z">
            <w:rPr/>
          </w:rPrChange>
        </w:rPr>
        <w:t xml:space="preserve">present and past. In: </w:t>
      </w:r>
      <w:proofErr w:type="spellStart"/>
      <w:r w:rsidRPr="00FE4407">
        <w:rPr>
          <w:highlight w:val="yellow"/>
          <w:rPrChange w:id="567" w:author="AJ Smit" w:date="2018-11-18T17:57:00Z">
            <w:rPr/>
          </w:rPrChange>
        </w:rPr>
        <w:t>Beukema</w:t>
      </w:r>
      <w:proofErr w:type="spellEnd"/>
      <w:r w:rsidRPr="00FE4407">
        <w:rPr>
          <w:highlight w:val="yellow"/>
          <w:rPrChange w:id="568" w:author="AJ Smit" w:date="2018-11-18T17:57:00Z">
            <w:rPr/>
          </w:rPrChange>
        </w:rPr>
        <w:t xml:space="preserve">, J.J., Wolff, W.J., </w:t>
      </w:r>
      <w:proofErr w:type="spellStart"/>
      <w:r w:rsidRPr="00FE4407">
        <w:rPr>
          <w:highlight w:val="yellow"/>
          <w:rPrChange w:id="569" w:author="AJ Smit" w:date="2018-11-18T17:57:00Z">
            <w:rPr/>
          </w:rPrChange>
        </w:rPr>
        <w:t>Brouns</w:t>
      </w:r>
      <w:proofErr w:type="spellEnd"/>
      <w:r w:rsidRPr="00FE4407">
        <w:rPr>
          <w:highlight w:val="yellow"/>
          <w:rPrChange w:id="570" w:author="AJ Smit" w:date="2018-11-18T17:57:00Z">
            <w:rPr/>
          </w:rPrChange>
        </w:rPr>
        <w:t xml:space="preserve">, J.J.W. (Eds.), </w:t>
      </w:r>
      <w:r w:rsidRPr="00FE4407">
        <w:rPr>
          <w:i/>
          <w:highlight w:val="yellow"/>
          <w:rPrChange w:id="571" w:author="AJ Smit" w:date="2018-11-18T17:57:00Z">
            <w:rPr>
              <w:i/>
            </w:rPr>
          </w:rPrChange>
        </w:rPr>
        <w:t>Expected Effects of Climatic Change on Marine Coastal</w:t>
      </w:r>
    </w:p>
    <w:p w14:paraId="0471BCC5" w14:textId="475D5362" w:rsidR="00220C8C" w:rsidRPr="00A5526C" w:rsidRDefault="00220C8C" w:rsidP="007A34C2">
      <w:pPr>
        <w:pStyle w:val="BodyText"/>
        <w:pPrChange w:id="572" w:author="AJ Smit" w:date="2018-11-18T17:17:00Z">
          <w:pPr/>
        </w:pPrChange>
      </w:pPr>
      <w:proofErr w:type="spellStart"/>
      <w:r w:rsidRPr="00A5526C">
        <w:t>Velimirov</w:t>
      </w:r>
      <w:proofErr w:type="spellEnd"/>
      <w:r w:rsidRPr="00A5526C">
        <w:t xml:space="preserve"> B, Field JG, Griffiths CL, </w:t>
      </w:r>
      <w:proofErr w:type="spellStart"/>
      <w:r w:rsidRPr="00A5526C">
        <w:t>Zoutendyk</w:t>
      </w:r>
      <w:proofErr w:type="spellEnd"/>
      <w:r w:rsidRPr="00A5526C">
        <w:t xml:space="preserve"> P. 1977. The ecology of kelp bed communities in the Benguela upwelling system. </w:t>
      </w:r>
      <w:proofErr w:type="spellStart"/>
      <w:r w:rsidRPr="00A5526C">
        <w:t>Helgoländer</w:t>
      </w:r>
      <w:proofErr w:type="spellEnd"/>
      <w:r w:rsidRPr="00A5526C">
        <w:t xml:space="preserve"> </w:t>
      </w:r>
      <w:proofErr w:type="spellStart"/>
      <w:r w:rsidRPr="00A5526C">
        <w:t>wiss</w:t>
      </w:r>
      <w:proofErr w:type="spellEnd"/>
      <w:r w:rsidRPr="00A5526C">
        <w:t xml:space="preserve">. </w:t>
      </w:r>
      <w:proofErr w:type="spellStart"/>
      <w:r w:rsidRPr="00A5526C">
        <w:t>Meeresunters</w:t>
      </w:r>
      <w:proofErr w:type="spellEnd"/>
      <w:r w:rsidRPr="00A5526C">
        <w:t xml:space="preserve"> 30: 495</w:t>
      </w:r>
      <w:del w:id="573" w:author="AJ Smit" w:date="2018-11-18T17:58:00Z">
        <w:r w:rsidRPr="00A5526C" w:rsidDel="00FE4407">
          <w:delText>–</w:delText>
        </w:r>
      </w:del>
      <w:ins w:id="574" w:author="AJ Smit" w:date="2018-11-18T17:58:00Z">
        <w:r w:rsidR="00FE4407">
          <w:t>-</w:t>
        </w:r>
      </w:ins>
      <w:r w:rsidRPr="00A5526C">
        <w:t>518</w:t>
      </w:r>
      <w:ins w:id="575" w:author="AJ Smit" w:date="2018-11-18T17:57:00Z">
        <w:r w:rsidR="00FE4407">
          <w:t>.</w:t>
        </w:r>
      </w:ins>
    </w:p>
    <w:p w14:paraId="1A63953B" w14:textId="34919762" w:rsidR="00220C8C" w:rsidRPr="00594CCB" w:rsidRDefault="00220C8C" w:rsidP="007A34C2">
      <w:pPr>
        <w:pStyle w:val="BodyText"/>
        <w:pPrChange w:id="576" w:author="AJ Smit" w:date="2018-11-18T17:17:00Z">
          <w:pPr/>
        </w:pPrChange>
      </w:pPr>
      <w:r w:rsidRPr="00594CCB">
        <w:t xml:space="preserve">Walker, N. D. 1990. Links between South African summer rainfall and temperature variability of the Agulhas and </w:t>
      </w:r>
      <w:del w:id="577" w:author="AJ Smit" w:date="2018-11-18T17:50:00Z">
        <w:r w:rsidRPr="00594CCB" w:rsidDel="00597CA8">
          <w:delText xml:space="preserve">benguela </w:delText>
        </w:r>
      </w:del>
      <w:ins w:id="578" w:author="AJ Smit" w:date="2018-11-18T17:50:00Z">
        <w:r w:rsidR="00597CA8">
          <w:t>B</w:t>
        </w:r>
        <w:r w:rsidR="00597CA8" w:rsidRPr="00594CCB">
          <w:t xml:space="preserve">enguela </w:t>
        </w:r>
      </w:ins>
      <w:del w:id="579" w:author="AJ Smit" w:date="2018-11-18T17:50:00Z">
        <w:r w:rsidRPr="00594CCB" w:rsidDel="00597CA8">
          <w:delText xml:space="preserve">current </w:delText>
        </w:r>
      </w:del>
      <w:ins w:id="580" w:author="AJ Smit" w:date="2018-11-18T17:50:00Z">
        <w:r w:rsidR="00597CA8">
          <w:t>C</w:t>
        </w:r>
        <w:r w:rsidR="00597CA8" w:rsidRPr="00594CCB">
          <w:t xml:space="preserve">urrent </w:t>
        </w:r>
      </w:ins>
      <w:r w:rsidRPr="00594CCB">
        <w:t xml:space="preserve">systems. </w:t>
      </w:r>
      <w:r w:rsidRPr="000B0CC2">
        <w:rPr>
          <w:i/>
        </w:rPr>
        <w:t>J. Geo. Res</w:t>
      </w:r>
      <w:r w:rsidRPr="00594CCB">
        <w:t>. 95(C3):3297-319</w:t>
      </w:r>
      <w:ins w:id="581" w:author="AJ Smit" w:date="2018-11-18T17:57:00Z">
        <w:r w:rsidR="00FE4407">
          <w:t>.</w:t>
        </w:r>
      </w:ins>
    </w:p>
    <w:p w14:paraId="7960ACBB" w14:textId="77777777" w:rsidR="00220C8C" w:rsidRPr="00594CCB" w:rsidRDefault="00220C8C" w:rsidP="007A34C2">
      <w:pPr>
        <w:pStyle w:val="BodyText"/>
        <w:pPrChange w:id="582" w:author="AJ Smit" w:date="2018-11-18T17:17:00Z">
          <w:pPr/>
        </w:pPrChange>
      </w:pPr>
      <w:proofErr w:type="spellStart"/>
      <w:r w:rsidRPr="00594CCB">
        <w:t>Wernberg</w:t>
      </w:r>
      <w:proofErr w:type="spellEnd"/>
      <w:r w:rsidRPr="00594CCB">
        <w:t xml:space="preserve">, T. &amp; Thomsen, M. S. 2005. The effect of wave exposure on the morphology of </w:t>
      </w:r>
      <w:proofErr w:type="spellStart"/>
      <w:r w:rsidRPr="000B0CC2">
        <w:rPr>
          <w:i/>
        </w:rPr>
        <w:t>Ecklonia</w:t>
      </w:r>
      <w:proofErr w:type="spellEnd"/>
      <w:r w:rsidRPr="000B0CC2">
        <w:rPr>
          <w:i/>
        </w:rPr>
        <w:t xml:space="preserve"> radiata</w:t>
      </w:r>
      <w:r w:rsidRPr="00594CCB">
        <w:t xml:space="preserve">. </w:t>
      </w:r>
      <w:proofErr w:type="spellStart"/>
      <w:r w:rsidRPr="000B0CC2">
        <w:rPr>
          <w:i/>
        </w:rPr>
        <w:t>Aquat</w:t>
      </w:r>
      <w:proofErr w:type="spellEnd"/>
      <w:r w:rsidRPr="000B0CC2">
        <w:rPr>
          <w:i/>
        </w:rPr>
        <w:t>. Bot</w:t>
      </w:r>
      <w:r w:rsidRPr="00594CCB">
        <w:t>. 83:61-70.</w:t>
      </w:r>
    </w:p>
    <w:p w14:paraId="0CCF79E6" w14:textId="77777777" w:rsidR="00220C8C" w:rsidRPr="00594CCB" w:rsidRDefault="00220C8C" w:rsidP="007A34C2">
      <w:pPr>
        <w:pStyle w:val="BodyText"/>
        <w:pPrChange w:id="583" w:author="AJ Smit" w:date="2018-11-18T17:17:00Z">
          <w:pPr/>
        </w:pPrChange>
      </w:pPr>
      <w:proofErr w:type="spellStart"/>
      <w:r w:rsidRPr="00594CCB">
        <w:t>Wernberg</w:t>
      </w:r>
      <w:proofErr w:type="spellEnd"/>
      <w:r w:rsidRPr="00594CCB">
        <w:t xml:space="preserve">, T. &amp; Goldberg, N. 2008. Short-term temporal dynamics of algal species in a subtidal kelp bed in relation to changes in environmental conditions and canopy biomass. </w:t>
      </w:r>
      <w:proofErr w:type="spellStart"/>
      <w:r w:rsidRPr="000B0CC2">
        <w:rPr>
          <w:i/>
        </w:rPr>
        <w:t>Estuar</w:t>
      </w:r>
      <w:proofErr w:type="spellEnd"/>
      <w:r w:rsidRPr="000B0CC2">
        <w:rPr>
          <w:i/>
        </w:rPr>
        <w:t>. Coast. Shelf Sci</w:t>
      </w:r>
      <w:r w:rsidRPr="00594CCB">
        <w:t>. 76:265-72.</w:t>
      </w:r>
    </w:p>
    <w:p w14:paraId="0E8418B1" w14:textId="77777777" w:rsidR="00220C8C" w:rsidRDefault="00220C8C" w:rsidP="007A34C2">
      <w:pPr>
        <w:pStyle w:val="BodyText"/>
        <w:pPrChange w:id="584" w:author="AJ Smit" w:date="2018-11-18T17:17:00Z">
          <w:pPr/>
        </w:pPrChange>
      </w:pPr>
      <w:proofErr w:type="spellStart"/>
      <w:r w:rsidRPr="00594CCB">
        <w:t>Wernberg</w:t>
      </w:r>
      <w:proofErr w:type="spellEnd"/>
      <w:r w:rsidRPr="00594CCB">
        <w:t xml:space="preserve">, T. &amp; </w:t>
      </w:r>
      <w:proofErr w:type="spellStart"/>
      <w:r w:rsidRPr="00594CCB">
        <w:t>Vanderklift</w:t>
      </w:r>
      <w:proofErr w:type="spellEnd"/>
      <w:r w:rsidRPr="00594CCB">
        <w:t xml:space="preserve">, M. A. 2010. Contribution of temporal and spatial components to morphological variation in the kelp </w:t>
      </w:r>
      <w:proofErr w:type="spellStart"/>
      <w:r w:rsidRPr="000B0CC2">
        <w:rPr>
          <w:i/>
        </w:rPr>
        <w:t>Ecklonia</w:t>
      </w:r>
      <w:proofErr w:type="spellEnd"/>
      <w:r w:rsidRPr="00597CA8">
        <w:rPr>
          <w:rPrChange w:id="585" w:author="AJ Smit" w:date="2018-11-18T17:50:00Z">
            <w:rPr>
              <w:i/>
            </w:rPr>
          </w:rPrChange>
        </w:rPr>
        <w:t xml:space="preserve"> (</w:t>
      </w:r>
      <w:proofErr w:type="spellStart"/>
      <w:r w:rsidRPr="00597CA8">
        <w:rPr>
          <w:rPrChange w:id="586" w:author="AJ Smit" w:date="2018-11-18T17:50:00Z">
            <w:rPr>
              <w:i/>
            </w:rPr>
          </w:rPrChange>
        </w:rPr>
        <w:t>Laminariales</w:t>
      </w:r>
      <w:proofErr w:type="spellEnd"/>
      <w:r w:rsidRPr="00597CA8">
        <w:rPr>
          <w:rPrChange w:id="587" w:author="AJ Smit" w:date="2018-11-18T17:50:00Z">
            <w:rPr>
              <w:i/>
            </w:rPr>
          </w:rPrChange>
        </w:rPr>
        <w:t>)</w:t>
      </w:r>
      <w:r w:rsidRPr="000B0CC2">
        <w:rPr>
          <w:i/>
        </w:rPr>
        <w:t xml:space="preserve">. J. </w:t>
      </w:r>
      <w:proofErr w:type="spellStart"/>
      <w:r w:rsidRPr="000B0CC2">
        <w:rPr>
          <w:i/>
        </w:rPr>
        <w:t>Phycol</w:t>
      </w:r>
      <w:proofErr w:type="spellEnd"/>
      <w:r w:rsidRPr="000B0CC2">
        <w:rPr>
          <w:i/>
        </w:rPr>
        <w:t>.</w:t>
      </w:r>
      <w:r w:rsidRPr="00594CCB">
        <w:t xml:space="preserve"> 46:153-61.</w:t>
      </w:r>
    </w:p>
    <w:p w14:paraId="7CB3F140" w14:textId="77777777" w:rsidR="00220C8C" w:rsidRDefault="00220C8C" w:rsidP="007A34C2">
      <w:pPr>
        <w:pStyle w:val="BodyText"/>
        <w:pPrChange w:id="588" w:author="AJ Smit" w:date="2018-11-18T17:17:00Z">
          <w:pPr/>
        </w:pPrChange>
      </w:pPr>
      <w:r w:rsidRPr="00A5526C">
        <w:t>Westlake, D. F., 1967. Some effects of low-velocity currents on the metabolism of aquatic macrophytes. J. exp. Bot. 18, 187-205.</w:t>
      </w:r>
    </w:p>
    <w:p w14:paraId="1E3B11DF" w14:textId="6254C33F" w:rsidR="00220C8C" w:rsidRPr="00594CCB" w:rsidRDefault="00220C8C" w:rsidP="007A34C2">
      <w:pPr>
        <w:pStyle w:val="BodyText"/>
        <w:pPrChange w:id="589" w:author="AJ Smit" w:date="2018-11-18T17:17:00Z">
          <w:pPr/>
        </w:pPrChange>
      </w:pPr>
      <w:r w:rsidRPr="00A5526C">
        <w:t xml:space="preserve">Wheeler WN (1980) Effect of boundary layer transport on the fixation of carbon by the giant kelp </w:t>
      </w:r>
      <w:proofErr w:type="spellStart"/>
      <w:r w:rsidRPr="00FE4407">
        <w:rPr>
          <w:i/>
          <w:rPrChange w:id="590" w:author="AJ Smit" w:date="2018-11-18T17:55:00Z">
            <w:rPr/>
          </w:rPrChange>
        </w:rPr>
        <w:t>Macrocystis</w:t>
      </w:r>
      <w:proofErr w:type="spellEnd"/>
      <w:r w:rsidRPr="00FE4407">
        <w:rPr>
          <w:i/>
          <w:rPrChange w:id="591" w:author="AJ Smit" w:date="2018-11-18T17:55:00Z">
            <w:rPr/>
          </w:rPrChange>
        </w:rPr>
        <w:t xml:space="preserve"> </w:t>
      </w:r>
      <w:proofErr w:type="spellStart"/>
      <w:r w:rsidRPr="00FE4407">
        <w:rPr>
          <w:i/>
          <w:rPrChange w:id="592" w:author="AJ Smit" w:date="2018-11-18T17:55:00Z">
            <w:rPr/>
          </w:rPrChange>
        </w:rPr>
        <w:t>pyrifera</w:t>
      </w:r>
      <w:proofErr w:type="spellEnd"/>
      <w:r w:rsidRPr="00A5526C">
        <w:t xml:space="preserve">. Mar </w:t>
      </w:r>
      <w:proofErr w:type="spellStart"/>
      <w:r w:rsidRPr="00A5526C">
        <w:t>Biol</w:t>
      </w:r>
      <w:proofErr w:type="spellEnd"/>
      <w:r w:rsidRPr="00A5526C">
        <w:t xml:space="preserve"> 56:103</w:t>
      </w:r>
      <w:del w:id="593" w:author="AJ Smit" w:date="2018-11-18T17:58:00Z">
        <w:r w:rsidRPr="00A5526C" w:rsidDel="00FE4407">
          <w:delText>–</w:delText>
        </w:r>
      </w:del>
      <w:ins w:id="594" w:author="AJ Smit" w:date="2018-11-18T17:58:00Z">
        <w:r w:rsidR="00FE4407">
          <w:t>-</w:t>
        </w:r>
      </w:ins>
      <w:r w:rsidRPr="00A5526C">
        <w:t>110</w:t>
      </w:r>
      <w:ins w:id="595" w:author="AJ Smit" w:date="2018-11-18T17:57:00Z">
        <w:r w:rsidR="00FE4407">
          <w:t>.</w:t>
        </w:r>
      </w:ins>
    </w:p>
    <w:p w14:paraId="5B2967F5" w14:textId="68D33042" w:rsidR="00220C8C" w:rsidRDefault="00220C8C" w:rsidP="007A34C2">
      <w:pPr>
        <w:pStyle w:val="BodyText"/>
        <w:pPrChange w:id="596" w:author="AJ Smit" w:date="2018-11-18T17:17:00Z">
          <w:pPr/>
        </w:pPrChange>
      </w:pPr>
      <w:r w:rsidRPr="000B0CC2">
        <w:t xml:space="preserve">Wheeler, W.N., 1988. Algal productivity and hydrodynamics—a synthesis. </w:t>
      </w:r>
      <w:r w:rsidRPr="000B0CC2">
        <w:rPr>
          <w:i/>
        </w:rPr>
        <w:t xml:space="preserve">Prog. </w:t>
      </w:r>
      <w:proofErr w:type="spellStart"/>
      <w:r w:rsidRPr="000B0CC2">
        <w:rPr>
          <w:i/>
        </w:rPr>
        <w:t>Phycol</w:t>
      </w:r>
      <w:proofErr w:type="spellEnd"/>
      <w:r w:rsidRPr="000B0CC2">
        <w:t xml:space="preserve">. </w:t>
      </w:r>
      <w:r w:rsidRPr="000B0CC2">
        <w:rPr>
          <w:i/>
        </w:rPr>
        <w:t>Res</w:t>
      </w:r>
      <w:r w:rsidRPr="000B0CC2">
        <w:t>. 6, 23</w:t>
      </w:r>
      <w:del w:id="597" w:author="AJ Smit" w:date="2018-11-18T17:58:00Z">
        <w:r w:rsidRPr="000B0CC2" w:rsidDel="00FE4407">
          <w:delText>–</w:delText>
        </w:r>
      </w:del>
      <w:ins w:id="598" w:author="AJ Smit" w:date="2018-11-18T17:58:00Z">
        <w:r w:rsidR="00FE4407">
          <w:t>-</w:t>
        </w:r>
      </w:ins>
      <w:r w:rsidRPr="000B0CC2">
        <w:t>58.</w:t>
      </w:r>
    </w:p>
    <w:p w14:paraId="5E861AF0" w14:textId="77777777" w:rsidR="00A76FDB" w:rsidRPr="003B0167" w:rsidRDefault="00A76FDB" w:rsidP="00C460E4">
      <w:pPr>
        <w:pStyle w:val="BodyText"/>
      </w:pPr>
    </w:p>
    <w:sectPr w:rsidR="00A76FDB" w:rsidRPr="003B0167" w:rsidSect="007D486E">
      <w:pgSz w:w="11901"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AJ Smit" w:date="2018-11-18T17:44:00Z" w:initials="AS">
    <w:p w14:paraId="6E34A300" w14:textId="77777777" w:rsidR="00D5338F" w:rsidRDefault="00D5338F">
      <w:pPr>
        <w:pStyle w:val="CommentText"/>
      </w:pPr>
      <w:r>
        <w:rPr>
          <w:rStyle w:val="CommentReference"/>
        </w:rPr>
        <w:annotationRef/>
      </w:r>
      <w:r>
        <w:t xml:space="preserve">This is correct. But each time you name a new species the first time, you need to also add the taxonomic authorities. See in the rest of the document, and fix it (below it is necessary for </w:t>
      </w:r>
      <w:r w:rsidRPr="00D5338F">
        <w:rPr>
          <w:i/>
        </w:rPr>
        <w:t>Laminaria pallida</w:t>
      </w:r>
      <w:r w:rsidRPr="00D5338F">
        <w:t xml:space="preserve">, </w:t>
      </w:r>
      <w:proofErr w:type="spellStart"/>
      <w:r w:rsidRPr="00D5338F">
        <w:rPr>
          <w:i/>
        </w:rPr>
        <w:t>Macrocystis</w:t>
      </w:r>
      <w:proofErr w:type="spellEnd"/>
      <w:r w:rsidRPr="00D5338F">
        <w:rPr>
          <w:i/>
        </w:rPr>
        <w:t xml:space="preserve"> </w:t>
      </w:r>
      <w:proofErr w:type="spellStart"/>
      <w:r w:rsidRPr="00D5338F">
        <w:rPr>
          <w:i/>
        </w:rPr>
        <w:t>pyrifera</w:t>
      </w:r>
      <w:proofErr w:type="spellEnd"/>
      <w:r w:rsidRPr="00D5338F">
        <w:t xml:space="preserve"> and </w:t>
      </w:r>
      <w:proofErr w:type="spellStart"/>
      <w:r w:rsidRPr="00D5338F">
        <w:rPr>
          <w:i/>
        </w:rPr>
        <w:t>Ecklonia</w:t>
      </w:r>
      <w:proofErr w:type="spellEnd"/>
      <w:r w:rsidRPr="00D5338F">
        <w:rPr>
          <w:i/>
        </w:rPr>
        <w:t xml:space="preserve"> radiata</w:t>
      </w:r>
      <w:r>
        <w:t>).</w:t>
      </w:r>
    </w:p>
  </w:comment>
  <w:comment w:id="133" w:author="AJ Smit" w:date="2018-11-18T17:29:00Z" w:initials="AS">
    <w:p w14:paraId="745E3AA5" w14:textId="77777777" w:rsidR="0045568E" w:rsidRDefault="0045568E">
      <w:pPr>
        <w:pStyle w:val="CommentText"/>
      </w:pPr>
      <w:r>
        <w:rPr>
          <w:rStyle w:val="CommentReference"/>
        </w:rPr>
        <w:annotationRef/>
      </w:r>
      <w:r>
        <w:t>Figs. 8-11: None of these have been described in words in the results section yet. Why not? Please add it.</w:t>
      </w:r>
    </w:p>
  </w:comment>
  <w:comment w:id="189" w:author="JESSE" w:date="2018-11-18T13:51:00Z" w:initials="J">
    <w:p w14:paraId="5DFCD1B0" w14:textId="77777777" w:rsidR="003F476C" w:rsidRDefault="003F476C">
      <w:pPr>
        <w:pStyle w:val="CommentText"/>
      </w:pPr>
      <w:r>
        <w:rPr>
          <w:rStyle w:val="CommentReference"/>
        </w:rPr>
        <w:annotationRef/>
      </w:r>
      <w:r>
        <w:t>The VIF results were displaying NA values, but I will try again</w:t>
      </w:r>
      <w:r w:rsidR="0045568E">
        <w:t xml:space="preserve"> </w:t>
      </w:r>
      <w:r>
        <w:t>and include it in the final.</w:t>
      </w:r>
    </w:p>
  </w:comment>
  <w:comment w:id="188" w:author="AJ Smit" w:date="2018-11-18T08:13:00Z" w:initials="AS">
    <w:p w14:paraId="47052F9E" w14:textId="77777777" w:rsidR="001942FC" w:rsidRDefault="001942FC">
      <w:pPr>
        <w:pStyle w:val="CommentText"/>
      </w:pPr>
      <w:r>
        <w:rPr>
          <w:rStyle w:val="CommentReference"/>
        </w:rPr>
        <w:annotationRef/>
      </w:r>
      <w:r>
        <w:t>Many of these are collinear. Why not do a VIF, and plot only the remaining non-colinear ones that have a significant correlation with the morpho variables?</w:t>
      </w:r>
    </w:p>
  </w:comment>
  <w:comment w:id="239" w:author="AJ Smit" w:date="2018-11-18T17:39:00Z" w:initials="AS">
    <w:p w14:paraId="2D00A2B5" w14:textId="77777777" w:rsidR="00C460E4" w:rsidRDefault="00C460E4">
      <w:pPr>
        <w:pStyle w:val="CommentText"/>
      </w:pPr>
      <w:r>
        <w:rPr>
          <w:rStyle w:val="CommentReference"/>
        </w:rPr>
        <w:annotationRef/>
      </w:r>
      <w:r>
        <w:t>Good that they are there now, but it is still a mess as the formatting is all over the place. It is very, very far from being consistent.</w:t>
      </w:r>
    </w:p>
    <w:p w14:paraId="0C6EB939" w14:textId="77777777" w:rsidR="00C460E4" w:rsidRDefault="0069550D">
      <w:pPr>
        <w:pStyle w:val="CommentText"/>
      </w:pPr>
      <w:r>
        <w:rPr>
          <w:noProof/>
        </w:rPr>
        <w:t>Use Est</w:t>
      </w:r>
      <w:r>
        <w:rPr>
          <w:noProof/>
        </w:rPr>
        <w:t>uati</w:t>
      </w:r>
      <w:r>
        <w:rPr>
          <w:noProof/>
        </w:rPr>
        <w:t>ne</w:t>
      </w:r>
      <w:r>
        <w:rPr>
          <w:noProof/>
        </w:rPr>
        <w:t xml:space="preserve">, Coastal and </w:t>
      </w:r>
      <w:r>
        <w:rPr>
          <w:noProof/>
        </w:rPr>
        <w:t>Science</w:t>
      </w:r>
      <w:r>
        <w:rPr>
          <w:noProof/>
        </w:rPr>
        <w:t xml:space="preserve">'s </w:t>
      </w:r>
      <w:r>
        <w:rPr>
          <w:noProof/>
        </w:rPr>
        <w:t>ins</w:t>
      </w:r>
      <w:r>
        <w:rPr>
          <w:noProof/>
        </w:rPr>
        <w:t>tructions for Authors</w:t>
      </w:r>
      <w:r>
        <w:rPr>
          <w:noProof/>
        </w:rPr>
        <w:t>.</w:t>
      </w:r>
    </w:p>
  </w:comment>
  <w:comment w:id="262" w:author="AJ Smit" w:date="2018-11-18T17:36:00Z" w:initials="AS">
    <w:p w14:paraId="0EC46D6B" w14:textId="34A661F1" w:rsidR="00C460E4" w:rsidRDefault="00C460E4">
      <w:pPr>
        <w:pStyle w:val="CommentText"/>
      </w:pPr>
      <w:r>
        <w:rPr>
          <w:rStyle w:val="CommentReference"/>
        </w:rPr>
        <w:annotationRef/>
      </w:r>
      <w:r>
        <w:t xml:space="preserve">Some places have a dash and elsewhere there are </w:t>
      </w:r>
      <w:proofErr w:type="spellStart"/>
      <w:r>
        <w:t>em</w:t>
      </w:r>
      <w:proofErr w:type="spellEnd"/>
      <w:r>
        <w:t xml:space="preserve">-dashes. Make them consistent. Use a dash (-) not an </w:t>
      </w:r>
      <w:proofErr w:type="spellStart"/>
      <w:r>
        <w:t>em</w:t>
      </w:r>
      <w:proofErr w:type="spellEnd"/>
      <w:r>
        <w:t>-dash (</w:t>
      </w:r>
      <w:r w:rsidR="00FE4407">
        <w:t>-</w:t>
      </w:r>
      <w:r>
        <w:t>).</w:t>
      </w:r>
    </w:p>
  </w:comment>
  <w:comment w:id="347" w:author="AJ Smit" w:date="2018-11-18T17:38:00Z" w:initials="AS">
    <w:p w14:paraId="20A64DB5" w14:textId="77777777" w:rsidR="00C460E4" w:rsidRDefault="00C460E4">
      <w:pPr>
        <w:pStyle w:val="CommentText"/>
      </w:pPr>
      <w:r>
        <w:rPr>
          <w:rStyle w:val="CommentReference"/>
        </w:rPr>
        <w:annotationRef/>
      </w:r>
      <w:r>
        <w:t>Some places there are full stops in-between the initials, elsewhere there are none.</w:t>
      </w:r>
    </w:p>
  </w:comment>
  <w:comment w:id="486" w:author="AJ Smit" w:date="2018-11-18T17:51:00Z" w:initials="AS">
    <w:p w14:paraId="474F7243" w14:textId="71B54263" w:rsidR="00597CA8" w:rsidRDefault="00597CA8">
      <w:pPr>
        <w:pStyle w:val="CommentText"/>
      </w:pPr>
      <w:r>
        <w:rPr>
          <w:rStyle w:val="CommentReference"/>
        </w:rPr>
        <w:annotationRef/>
      </w:r>
      <w:r>
        <w:t>Always in full (but check how Estuarine, Coastal and Shelf Science does their refs.)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34A300" w15:done="0"/>
  <w15:commentEx w15:paraId="745E3AA5" w15:done="0"/>
  <w15:commentEx w15:paraId="5DFCD1B0" w15:done="0"/>
  <w15:commentEx w15:paraId="47052F9E" w15:done="0"/>
  <w15:commentEx w15:paraId="0C6EB939" w15:done="0"/>
  <w15:commentEx w15:paraId="0EC46D6B" w15:done="0"/>
  <w15:commentEx w15:paraId="20A64DB5" w15:done="0"/>
  <w15:commentEx w15:paraId="474F72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34A300" w16cid:durableId="1F9C238C"/>
  <w16cid:commentId w16cid:paraId="745E3AA5" w16cid:durableId="1F9C1FF8"/>
  <w16cid:commentId w16cid:paraId="5DFCD1B0" w16cid:durableId="1F9C1A6C"/>
  <w16cid:commentId w16cid:paraId="47052F9E" w16cid:durableId="1F9C1A6D"/>
  <w16cid:commentId w16cid:paraId="0C6EB939" w16cid:durableId="1F9C2247"/>
  <w16cid:commentId w16cid:paraId="0EC46D6B" w16cid:durableId="1F9C219F"/>
  <w16cid:commentId w16cid:paraId="20A64DB5" w16cid:durableId="1F9C2220"/>
  <w16cid:commentId w16cid:paraId="474F7243" w16cid:durableId="1F9C25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32D80" w14:textId="77777777" w:rsidR="0069550D" w:rsidRDefault="0069550D">
      <w:pPr>
        <w:spacing w:after="0"/>
      </w:pPr>
      <w:r>
        <w:separator/>
      </w:r>
    </w:p>
  </w:endnote>
  <w:endnote w:type="continuationSeparator" w:id="0">
    <w:p w14:paraId="36BCC872" w14:textId="77777777" w:rsidR="0069550D" w:rsidRDefault="006955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inion Pro">
    <w:panose1 w:val="02040503050201020203"/>
    <w:charset w:val="00"/>
    <w:family w:val="roman"/>
    <w:notTrueType/>
    <w:pitch w:val="variable"/>
    <w:sig w:usb0="E00002AF" w:usb1="5000E07B" w:usb2="00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CE5C1" w14:textId="77777777" w:rsidR="0069550D" w:rsidRDefault="0069550D">
      <w:r>
        <w:separator/>
      </w:r>
    </w:p>
  </w:footnote>
  <w:footnote w:type="continuationSeparator" w:id="0">
    <w:p w14:paraId="3387FF7B" w14:textId="77777777" w:rsidR="0069550D" w:rsidRDefault="006955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71147A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D4E1B7C"/>
    <w:multiLevelType w:val="hybridMultilevel"/>
    <w:tmpl w:val="207EF39E"/>
    <w:lvl w:ilvl="0" w:tplc="E57662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1394D"/>
    <w:multiLevelType w:val="multilevel"/>
    <w:tmpl w:val="C570DB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J Smit">
    <w15:presenceInfo w15:providerId="None" w15:userId="AJ Sm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42FC"/>
    <w:rsid w:val="00220C8C"/>
    <w:rsid w:val="0023473C"/>
    <w:rsid w:val="00250FA2"/>
    <w:rsid w:val="002A593C"/>
    <w:rsid w:val="002B5F86"/>
    <w:rsid w:val="00304769"/>
    <w:rsid w:val="00397047"/>
    <w:rsid w:val="003B0167"/>
    <w:rsid w:val="003F476C"/>
    <w:rsid w:val="0045568E"/>
    <w:rsid w:val="004E29B3"/>
    <w:rsid w:val="004E4E6A"/>
    <w:rsid w:val="004F644D"/>
    <w:rsid w:val="004F77EC"/>
    <w:rsid w:val="0054143F"/>
    <w:rsid w:val="00590D07"/>
    <w:rsid w:val="00597CA8"/>
    <w:rsid w:val="005C7678"/>
    <w:rsid w:val="0069550D"/>
    <w:rsid w:val="006A5040"/>
    <w:rsid w:val="006E5C25"/>
    <w:rsid w:val="00784D58"/>
    <w:rsid w:val="007A34C2"/>
    <w:rsid w:val="007A7429"/>
    <w:rsid w:val="007C2115"/>
    <w:rsid w:val="007D486E"/>
    <w:rsid w:val="007E47A7"/>
    <w:rsid w:val="008453AE"/>
    <w:rsid w:val="008D6863"/>
    <w:rsid w:val="00905922"/>
    <w:rsid w:val="0096028D"/>
    <w:rsid w:val="0097222B"/>
    <w:rsid w:val="009B082D"/>
    <w:rsid w:val="00A36E6E"/>
    <w:rsid w:val="00A76FDB"/>
    <w:rsid w:val="00A806F2"/>
    <w:rsid w:val="00AC025C"/>
    <w:rsid w:val="00B716B0"/>
    <w:rsid w:val="00B86B75"/>
    <w:rsid w:val="00BC48D5"/>
    <w:rsid w:val="00BD219B"/>
    <w:rsid w:val="00C36279"/>
    <w:rsid w:val="00C460E4"/>
    <w:rsid w:val="00C969C7"/>
    <w:rsid w:val="00D5338F"/>
    <w:rsid w:val="00DF6764"/>
    <w:rsid w:val="00E315A3"/>
    <w:rsid w:val="00E50427"/>
    <w:rsid w:val="00EB1DC1"/>
    <w:rsid w:val="00F42BF0"/>
    <w:rsid w:val="00F63C60"/>
    <w:rsid w:val="00F81526"/>
    <w:rsid w:val="00FC07A7"/>
    <w:rsid w:val="00FE4407"/>
  </w:rsids>
  <m:mathPr>
    <m:mathFont m:val="Cambria Math"/>
    <m:brkBin m:val="before"/>
    <m:brkBinSub m:val="--"/>
    <m:smallFrac/>
    <m:dispDef/>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52847"/>
  <w15:docId w15:val="{9D565CF8-9303-034C-9874-873A06E13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4E6A"/>
  </w:style>
  <w:style w:type="paragraph" w:styleId="Heading1">
    <w:name w:val="heading 1"/>
    <w:basedOn w:val="Normal"/>
    <w:next w:val="BodyText"/>
    <w:uiPriority w:val="9"/>
    <w:qFormat/>
    <w:rsid w:val="007A34C2"/>
    <w:pPr>
      <w:keepNext/>
      <w:keepLines/>
      <w:spacing w:before="480" w:after="0"/>
      <w:outlineLvl w:val="0"/>
    </w:pPr>
    <w:rPr>
      <w:rFonts w:ascii="Arial" w:eastAsiaTheme="majorEastAsia" w:hAnsi="Arial" w:cstheme="majorBidi"/>
      <w:b/>
      <w:bCs/>
      <w:color w:val="000000" w:themeColor="text1"/>
      <w:szCs w:val="32"/>
    </w:rPr>
  </w:style>
  <w:style w:type="paragraph" w:styleId="Heading2">
    <w:name w:val="heading 2"/>
    <w:basedOn w:val="Normal"/>
    <w:next w:val="BodyText"/>
    <w:uiPriority w:val="9"/>
    <w:unhideWhenUsed/>
    <w:qFormat/>
    <w:rsid w:val="007A34C2"/>
    <w:pPr>
      <w:keepNext/>
      <w:keepLines/>
      <w:spacing w:before="200" w:after="0"/>
      <w:outlineLvl w:val="1"/>
    </w:pPr>
    <w:rPr>
      <w:rFonts w:ascii="Arial" w:eastAsiaTheme="majorEastAsia" w:hAnsi="Arial" w:cstheme="majorBidi"/>
      <w:b/>
      <w:bCs/>
      <w:color w:val="000000" w:themeColor="text1"/>
      <w:sz w:val="22"/>
      <w:szCs w:val="32"/>
    </w:rPr>
  </w:style>
  <w:style w:type="paragraph" w:styleId="Heading3">
    <w:name w:val="heading 3"/>
    <w:basedOn w:val="Normal"/>
    <w:next w:val="BodyText"/>
    <w:uiPriority w:val="9"/>
    <w:unhideWhenUsed/>
    <w:qFormat/>
    <w:rsid w:val="004F77EC"/>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next w:val="BodyText"/>
    <w:uiPriority w:val="9"/>
    <w:unhideWhenUsed/>
    <w:qFormat/>
    <w:rsid w:val="004F77EC"/>
    <w:pPr>
      <w:keepNext/>
      <w:keepLines/>
      <w:spacing w:before="200" w:after="0"/>
      <w:outlineLvl w:val="3"/>
    </w:pPr>
    <w:rPr>
      <w:rFonts w:ascii="Times New Roman" w:eastAsiaTheme="majorEastAsia" w:hAnsi="Times New Roman" w:cstheme="majorBidi"/>
      <w:b/>
      <w:bCs/>
      <w:i/>
      <w:color w:val="000000" w:themeColor="text1"/>
      <w:sz w:val="20"/>
    </w:rPr>
  </w:style>
  <w:style w:type="paragraph" w:styleId="Heading5">
    <w:name w:val="heading 5"/>
    <w:basedOn w:val="Normal"/>
    <w:next w:val="BodyText"/>
    <w:uiPriority w:val="9"/>
    <w:unhideWhenUsed/>
    <w:qFormat/>
    <w:rsid w:val="004E4E6A"/>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4E4E6A"/>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5568E"/>
    <w:pPr>
      <w:spacing w:after="120" w:line="276" w:lineRule="auto"/>
      <w:pPrChange w:id="0" w:author="AJ Smit" w:date="2018-11-18T17:23:00Z">
        <w:pPr>
          <w:spacing w:after="120"/>
        </w:pPr>
      </w:pPrChange>
    </w:pPr>
    <w:rPr>
      <w:rFonts w:ascii="Times New Roman" w:hAnsi="Times New Roman"/>
      <w:sz w:val="22"/>
      <w:rPrChange w:id="0" w:author="AJ Smit" w:date="2018-11-18T17:23:00Z">
        <w:rPr>
          <w:rFonts w:eastAsiaTheme="minorHAnsi" w:cstheme="minorBidi"/>
          <w:sz w:val="22"/>
          <w:szCs w:val="24"/>
          <w:lang w:val="en-US" w:eastAsia="en-US" w:bidi="ar-SA"/>
        </w:rPr>
      </w:rPrChange>
    </w:rPr>
  </w:style>
  <w:style w:type="paragraph" w:customStyle="1" w:styleId="FirstParagraph">
    <w:name w:val="First Paragraph"/>
    <w:basedOn w:val="BodyText"/>
    <w:next w:val="BodyText"/>
    <w:qFormat/>
    <w:rsid w:val="004E4E6A"/>
  </w:style>
  <w:style w:type="paragraph" w:customStyle="1" w:styleId="Compact">
    <w:name w:val="Compact"/>
    <w:basedOn w:val="BodyText"/>
    <w:qFormat/>
    <w:rsid w:val="004E4E6A"/>
    <w:pPr>
      <w:spacing w:before="36" w:after="36"/>
    </w:pPr>
  </w:style>
  <w:style w:type="paragraph" w:styleId="Title">
    <w:name w:val="Title"/>
    <w:basedOn w:val="Normal"/>
    <w:next w:val="BodyText"/>
    <w:qFormat/>
    <w:rsid w:val="004F77EC"/>
    <w:pPr>
      <w:keepNext/>
      <w:keepLines/>
      <w:spacing w:before="480" w:after="240"/>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rsid w:val="004E4E6A"/>
    <w:pPr>
      <w:spacing w:before="240"/>
      <w:jc w:val="center"/>
    </w:pPr>
    <w:rPr>
      <w:sz w:val="30"/>
      <w:szCs w:val="30"/>
    </w:rPr>
  </w:style>
  <w:style w:type="paragraph" w:customStyle="1" w:styleId="Author">
    <w:name w:val="Author"/>
    <w:next w:val="BodyText"/>
    <w:qFormat/>
    <w:rsid w:val="004E4E6A"/>
    <w:pPr>
      <w:keepNext/>
      <w:keepLines/>
      <w:jc w:val="center"/>
    </w:pPr>
  </w:style>
  <w:style w:type="paragraph" w:styleId="Date">
    <w:name w:val="Date"/>
    <w:next w:val="BodyText"/>
    <w:qFormat/>
    <w:rsid w:val="004E4E6A"/>
    <w:pPr>
      <w:keepNext/>
      <w:keepLines/>
      <w:jc w:val="center"/>
    </w:pPr>
  </w:style>
  <w:style w:type="paragraph" w:customStyle="1" w:styleId="Abstract">
    <w:name w:val="Abstract"/>
    <w:basedOn w:val="Normal"/>
    <w:next w:val="BodyText"/>
    <w:qFormat/>
    <w:rsid w:val="004E4E6A"/>
    <w:pPr>
      <w:keepNext/>
      <w:keepLines/>
      <w:spacing w:before="300" w:after="300"/>
    </w:pPr>
    <w:rPr>
      <w:sz w:val="20"/>
      <w:szCs w:val="20"/>
    </w:rPr>
  </w:style>
  <w:style w:type="paragraph" w:styleId="Bibliography">
    <w:name w:val="Bibliography"/>
    <w:basedOn w:val="Normal"/>
    <w:qFormat/>
    <w:rsid w:val="004E4E6A"/>
  </w:style>
  <w:style w:type="paragraph" w:styleId="BlockText">
    <w:name w:val="Block Text"/>
    <w:basedOn w:val="BodyText"/>
    <w:next w:val="BodyText"/>
    <w:uiPriority w:val="9"/>
    <w:unhideWhenUsed/>
    <w:qFormat/>
    <w:rsid w:val="004E4E6A"/>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E4E6A"/>
  </w:style>
  <w:style w:type="paragraph" w:customStyle="1" w:styleId="DefinitionTerm">
    <w:name w:val="Definition Term"/>
    <w:basedOn w:val="Normal"/>
    <w:next w:val="Definition"/>
    <w:rsid w:val="004E4E6A"/>
    <w:pPr>
      <w:keepNext/>
      <w:keepLines/>
      <w:spacing w:after="0"/>
    </w:pPr>
    <w:rPr>
      <w:b/>
    </w:rPr>
  </w:style>
  <w:style w:type="paragraph" w:customStyle="1" w:styleId="Definition">
    <w:name w:val="Definition"/>
    <w:basedOn w:val="Normal"/>
    <w:rsid w:val="004E4E6A"/>
  </w:style>
  <w:style w:type="paragraph" w:styleId="Caption">
    <w:name w:val="caption"/>
    <w:basedOn w:val="Normal"/>
    <w:link w:val="CaptionChar"/>
    <w:rsid w:val="004E4E6A"/>
    <w:pPr>
      <w:spacing w:after="120"/>
    </w:pPr>
    <w:rPr>
      <w:i/>
    </w:rPr>
  </w:style>
  <w:style w:type="paragraph" w:customStyle="1" w:styleId="TableCaption">
    <w:name w:val="Table Caption"/>
    <w:basedOn w:val="Caption"/>
    <w:rsid w:val="004E4E6A"/>
    <w:pPr>
      <w:keepNext/>
    </w:pPr>
  </w:style>
  <w:style w:type="paragraph" w:customStyle="1" w:styleId="ImageCaption">
    <w:name w:val="Image Caption"/>
    <w:basedOn w:val="Caption"/>
    <w:rsid w:val="004E4E6A"/>
  </w:style>
  <w:style w:type="paragraph" w:customStyle="1" w:styleId="Figure">
    <w:name w:val="Figure"/>
    <w:basedOn w:val="Normal"/>
    <w:rsid w:val="004E4E6A"/>
  </w:style>
  <w:style w:type="paragraph" w:customStyle="1" w:styleId="FigurewithCaption">
    <w:name w:val="Figure with Caption"/>
    <w:basedOn w:val="Figure"/>
    <w:rsid w:val="004E4E6A"/>
    <w:pPr>
      <w:keepNext/>
    </w:pPr>
  </w:style>
  <w:style w:type="character" w:customStyle="1" w:styleId="CaptionChar">
    <w:name w:val="Caption Char"/>
    <w:basedOn w:val="DefaultParagraphFont"/>
    <w:link w:val="Caption"/>
    <w:rsid w:val="004E4E6A"/>
  </w:style>
  <w:style w:type="character" w:customStyle="1" w:styleId="VerbatimChar">
    <w:name w:val="Verbatim Char"/>
    <w:basedOn w:val="CaptionChar"/>
    <w:link w:val="SourceCode"/>
    <w:rsid w:val="004E4E6A"/>
    <w:rPr>
      <w:rFonts w:ascii="Consolas" w:hAnsi="Consolas"/>
      <w:sz w:val="22"/>
    </w:rPr>
  </w:style>
  <w:style w:type="character" w:styleId="FootnoteReference">
    <w:name w:val="footnote reference"/>
    <w:basedOn w:val="CaptionChar"/>
    <w:rsid w:val="004E4E6A"/>
    <w:rPr>
      <w:vertAlign w:val="superscript"/>
    </w:rPr>
  </w:style>
  <w:style w:type="character" w:styleId="Hyperlink">
    <w:name w:val="Hyperlink"/>
    <w:basedOn w:val="CaptionChar"/>
    <w:rsid w:val="004E4E6A"/>
    <w:rPr>
      <w:color w:val="4F81BD" w:themeColor="accent1"/>
    </w:rPr>
  </w:style>
  <w:style w:type="paragraph" w:styleId="TOCHeading">
    <w:name w:val="TOC Heading"/>
    <w:basedOn w:val="Heading1"/>
    <w:next w:val="BodyText"/>
    <w:uiPriority w:val="39"/>
    <w:unhideWhenUsed/>
    <w:qFormat/>
    <w:rsid w:val="004E4E6A"/>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4E4E6A"/>
    <w:pPr>
      <w:shd w:val="clear" w:color="auto" w:fill="303030"/>
      <w:wordWrap w:val="0"/>
    </w:pPr>
  </w:style>
  <w:style w:type="character" w:customStyle="1" w:styleId="KeywordTok">
    <w:name w:val="KeywordTok"/>
    <w:basedOn w:val="VerbatimChar"/>
    <w:rsid w:val="004E4E6A"/>
    <w:rPr>
      <w:rFonts w:ascii="Consolas" w:hAnsi="Consolas"/>
      <w:color w:val="F0DFAF"/>
      <w:sz w:val="22"/>
      <w:shd w:val="clear" w:color="auto" w:fill="303030"/>
    </w:rPr>
  </w:style>
  <w:style w:type="character" w:customStyle="1" w:styleId="DataTypeTok">
    <w:name w:val="DataTypeTok"/>
    <w:basedOn w:val="VerbatimChar"/>
    <w:rsid w:val="004E4E6A"/>
    <w:rPr>
      <w:rFonts w:ascii="Consolas" w:hAnsi="Consolas"/>
      <w:color w:val="DFDFBF"/>
      <w:sz w:val="22"/>
      <w:shd w:val="clear" w:color="auto" w:fill="303030"/>
    </w:rPr>
  </w:style>
  <w:style w:type="character" w:customStyle="1" w:styleId="DecValTok">
    <w:name w:val="DecValTok"/>
    <w:basedOn w:val="VerbatimChar"/>
    <w:rsid w:val="004E4E6A"/>
    <w:rPr>
      <w:rFonts w:ascii="Consolas" w:hAnsi="Consolas"/>
      <w:color w:val="DCDCCC"/>
      <w:sz w:val="22"/>
      <w:shd w:val="clear" w:color="auto" w:fill="303030"/>
    </w:rPr>
  </w:style>
  <w:style w:type="character" w:customStyle="1" w:styleId="BaseNTok">
    <w:name w:val="BaseNTok"/>
    <w:basedOn w:val="VerbatimChar"/>
    <w:rsid w:val="004E4E6A"/>
    <w:rPr>
      <w:rFonts w:ascii="Consolas" w:hAnsi="Consolas"/>
      <w:color w:val="DCA3A3"/>
      <w:sz w:val="22"/>
      <w:shd w:val="clear" w:color="auto" w:fill="303030"/>
    </w:rPr>
  </w:style>
  <w:style w:type="character" w:customStyle="1" w:styleId="FloatTok">
    <w:name w:val="FloatTok"/>
    <w:basedOn w:val="VerbatimChar"/>
    <w:rsid w:val="004E4E6A"/>
    <w:rPr>
      <w:rFonts w:ascii="Consolas" w:hAnsi="Consolas"/>
      <w:color w:val="C0BED1"/>
      <w:sz w:val="22"/>
      <w:shd w:val="clear" w:color="auto" w:fill="303030"/>
    </w:rPr>
  </w:style>
  <w:style w:type="character" w:customStyle="1" w:styleId="ConstantTok">
    <w:name w:val="ConstantTok"/>
    <w:basedOn w:val="VerbatimChar"/>
    <w:rsid w:val="004E4E6A"/>
    <w:rPr>
      <w:rFonts w:ascii="Consolas" w:hAnsi="Consolas"/>
      <w:b/>
      <w:color w:val="DCA3A3"/>
      <w:sz w:val="22"/>
      <w:shd w:val="clear" w:color="auto" w:fill="303030"/>
    </w:rPr>
  </w:style>
  <w:style w:type="character" w:customStyle="1" w:styleId="CharTok">
    <w:name w:val="CharTok"/>
    <w:basedOn w:val="VerbatimChar"/>
    <w:rsid w:val="004E4E6A"/>
    <w:rPr>
      <w:rFonts w:ascii="Consolas" w:hAnsi="Consolas"/>
      <w:color w:val="DCA3A3"/>
      <w:sz w:val="22"/>
      <w:shd w:val="clear" w:color="auto" w:fill="303030"/>
    </w:rPr>
  </w:style>
  <w:style w:type="character" w:customStyle="1" w:styleId="SpecialCharTok">
    <w:name w:val="SpecialCharTok"/>
    <w:basedOn w:val="VerbatimChar"/>
    <w:rsid w:val="004E4E6A"/>
    <w:rPr>
      <w:rFonts w:ascii="Consolas" w:hAnsi="Consolas"/>
      <w:color w:val="DCA3A3"/>
      <w:sz w:val="22"/>
      <w:shd w:val="clear" w:color="auto" w:fill="303030"/>
    </w:rPr>
  </w:style>
  <w:style w:type="character" w:customStyle="1" w:styleId="StringTok">
    <w:name w:val="StringTok"/>
    <w:basedOn w:val="VerbatimChar"/>
    <w:rsid w:val="004E4E6A"/>
    <w:rPr>
      <w:rFonts w:ascii="Consolas" w:hAnsi="Consolas"/>
      <w:color w:val="CC9393"/>
      <w:sz w:val="22"/>
      <w:shd w:val="clear" w:color="auto" w:fill="303030"/>
    </w:rPr>
  </w:style>
  <w:style w:type="character" w:customStyle="1" w:styleId="VerbatimStringTok">
    <w:name w:val="VerbatimStringTok"/>
    <w:basedOn w:val="VerbatimChar"/>
    <w:rsid w:val="004E4E6A"/>
    <w:rPr>
      <w:rFonts w:ascii="Consolas" w:hAnsi="Consolas"/>
      <w:color w:val="CC9393"/>
      <w:sz w:val="22"/>
      <w:shd w:val="clear" w:color="auto" w:fill="303030"/>
    </w:rPr>
  </w:style>
  <w:style w:type="character" w:customStyle="1" w:styleId="SpecialStringTok">
    <w:name w:val="SpecialStringTok"/>
    <w:basedOn w:val="VerbatimChar"/>
    <w:rsid w:val="004E4E6A"/>
    <w:rPr>
      <w:rFonts w:ascii="Consolas" w:hAnsi="Consolas"/>
      <w:color w:val="CC9393"/>
      <w:sz w:val="22"/>
      <w:shd w:val="clear" w:color="auto" w:fill="303030"/>
    </w:rPr>
  </w:style>
  <w:style w:type="character" w:customStyle="1" w:styleId="ImportTok">
    <w:name w:val="ImportTok"/>
    <w:basedOn w:val="VerbatimChar"/>
    <w:rsid w:val="004E4E6A"/>
    <w:rPr>
      <w:rFonts w:ascii="Consolas" w:hAnsi="Consolas"/>
      <w:color w:val="CCCCCC"/>
      <w:sz w:val="22"/>
      <w:shd w:val="clear" w:color="auto" w:fill="303030"/>
    </w:rPr>
  </w:style>
  <w:style w:type="character" w:customStyle="1" w:styleId="CommentTok">
    <w:name w:val="CommentTok"/>
    <w:basedOn w:val="VerbatimChar"/>
    <w:rsid w:val="004E4E6A"/>
    <w:rPr>
      <w:rFonts w:ascii="Consolas" w:hAnsi="Consolas"/>
      <w:color w:val="7F9F7F"/>
      <w:sz w:val="22"/>
      <w:shd w:val="clear" w:color="auto" w:fill="303030"/>
    </w:rPr>
  </w:style>
  <w:style w:type="character" w:customStyle="1" w:styleId="DocumentationTok">
    <w:name w:val="DocumentationTok"/>
    <w:basedOn w:val="VerbatimChar"/>
    <w:rsid w:val="004E4E6A"/>
    <w:rPr>
      <w:rFonts w:ascii="Consolas" w:hAnsi="Consolas"/>
      <w:color w:val="7F9F7F"/>
      <w:sz w:val="22"/>
      <w:shd w:val="clear" w:color="auto" w:fill="303030"/>
    </w:rPr>
  </w:style>
  <w:style w:type="character" w:customStyle="1" w:styleId="AnnotationTok">
    <w:name w:val="AnnotationTok"/>
    <w:basedOn w:val="VerbatimChar"/>
    <w:rsid w:val="004E4E6A"/>
    <w:rPr>
      <w:rFonts w:ascii="Consolas" w:hAnsi="Consolas"/>
      <w:b/>
      <w:color w:val="7F9F7F"/>
      <w:sz w:val="22"/>
      <w:shd w:val="clear" w:color="auto" w:fill="303030"/>
    </w:rPr>
  </w:style>
  <w:style w:type="character" w:customStyle="1" w:styleId="CommentVarTok">
    <w:name w:val="CommentVarTok"/>
    <w:basedOn w:val="VerbatimChar"/>
    <w:rsid w:val="004E4E6A"/>
    <w:rPr>
      <w:rFonts w:ascii="Consolas" w:hAnsi="Consolas"/>
      <w:b/>
      <w:color w:val="7F9F7F"/>
      <w:sz w:val="22"/>
      <w:shd w:val="clear" w:color="auto" w:fill="303030"/>
    </w:rPr>
  </w:style>
  <w:style w:type="character" w:customStyle="1" w:styleId="OtherTok">
    <w:name w:val="OtherTok"/>
    <w:basedOn w:val="VerbatimChar"/>
    <w:rsid w:val="004E4E6A"/>
    <w:rPr>
      <w:rFonts w:ascii="Consolas" w:hAnsi="Consolas"/>
      <w:color w:val="EFEF8F"/>
      <w:sz w:val="22"/>
      <w:shd w:val="clear" w:color="auto" w:fill="303030"/>
    </w:rPr>
  </w:style>
  <w:style w:type="character" w:customStyle="1" w:styleId="FunctionTok">
    <w:name w:val="FunctionTok"/>
    <w:basedOn w:val="VerbatimChar"/>
    <w:rsid w:val="004E4E6A"/>
    <w:rPr>
      <w:rFonts w:ascii="Consolas" w:hAnsi="Consolas"/>
      <w:color w:val="EFEF8F"/>
      <w:sz w:val="22"/>
      <w:shd w:val="clear" w:color="auto" w:fill="303030"/>
    </w:rPr>
  </w:style>
  <w:style w:type="character" w:customStyle="1" w:styleId="VariableTok">
    <w:name w:val="VariableTok"/>
    <w:basedOn w:val="VerbatimChar"/>
    <w:rsid w:val="004E4E6A"/>
    <w:rPr>
      <w:rFonts w:ascii="Consolas" w:hAnsi="Consolas"/>
      <w:color w:val="CCCCCC"/>
      <w:sz w:val="22"/>
      <w:shd w:val="clear" w:color="auto" w:fill="303030"/>
    </w:rPr>
  </w:style>
  <w:style w:type="character" w:customStyle="1" w:styleId="ControlFlowTok">
    <w:name w:val="ControlFlowTok"/>
    <w:basedOn w:val="VerbatimChar"/>
    <w:rsid w:val="004E4E6A"/>
    <w:rPr>
      <w:rFonts w:ascii="Consolas" w:hAnsi="Consolas"/>
      <w:color w:val="F0DFAF"/>
      <w:sz w:val="22"/>
      <w:shd w:val="clear" w:color="auto" w:fill="303030"/>
    </w:rPr>
  </w:style>
  <w:style w:type="character" w:customStyle="1" w:styleId="OperatorTok">
    <w:name w:val="OperatorTok"/>
    <w:basedOn w:val="VerbatimChar"/>
    <w:rsid w:val="004E4E6A"/>
    <w:rPr>
      <w:rFonts w:ascii="Consolas" w:hAnsi="Consolas"/>
      <w:color w:val="F0EFD0"/>
      <w:sz w:val="22"/>
      <w:shd w:val="clear" w:color="auto" w:fill="303030"/>
    </w:rPr>
  </w:style>
  <w:style w:type="character" w:customStyle="1" w:styleId="BuiltInTok">
    <w:name w:val="BuiltInTok"/>
    <w:basedOn w:val="VerbatimChar"/>
    <w:rsid w:val="004E4E6A"/>
    <w:rPr>
      <w:rFonts w:ascii="Consolas" w:hAnsi="Consolas"/>
      <w:color w:val="CCCCCC"/>
      <w:sz w:val="22"/>
      <w:shd w:val="clear" w:color="auto" w:fill="303030"/>
    </w:rPr>
  </w:style>
  <w:style w:type="character" w:customStyle="1" w:styleId="ExtensionTok">
    <w:name w:val="ExtensionTok"/>
    <w:basedOn w:val="VerbatimChar"/>
    <w:rsid w:val="004E4E6A"/>
    <w:rPr>
      <w:rFonts w:ascii="Consolas" w:hAnsi="Consolas"/>
      <w:color w:val="CCCCCC"/>
      <w:sz w:val="22"/>
      <w:shd w:val="clear" w:color="auto" w:fill="303030"/>
    </w:rPr>
  </w:style>
  <w:style w:type="character" w:customStyle="1" w:styleId="PreprocessorTok">
    <w:name w:val="PreprocessorTok"/>
    <w:basedOn w:val="VerbatimChar"/>
    <w:rsid w:val="004E4E6A"/>
    <w:rPr>
      <w:rFonts w:ascii="Consolas" w:hAnsi="Consolas"/>
      <w:b/>
      <w:color w:val="FFCFAF"/>
      <w:sz w:val="22"/>
      <w:shd w:val="clear" w:color="auto" w:fill="303030"/>
    </w:rPr>
  </w:style>
  <w:style w:type="character" w:customStyle="1" w:styleId="AttributeTok">
    <w:name w:val="AttributeTok"/>
    <w:basedOn w:val="VerbatimChar"/>
    <w:rsid w:val="004E4E6A"/>
    <w:rPr>
      <w:rFonts w:ascii="Consolas" w:hAnsi="Consolas"/>
      <w:color w:val="CCCCCC"/>
      <w:sz w:val="22"/>
      <w:shd w:val="clear" w:color="auto" w:fill="303030"/>
    </w:rPr>
  </w:style>
  <w:style w:type="character" w:customStyle="1" w:styleId="RegionMarkerTok">
    <w:name w:val="RegionMarkerTok"/>
    <w:basedOn w:val="VerbatimChar"/>
    <w:rsid w:val="004E4E6A"/>
    <w:rPr>
      <w:rFonts w:ascii="Consolas" w:hAnsi="Consolas"/>
      <w:color w:val="CCCCCC"/>
      <w:sz w:val="22"/>
      <w:shd w:val="clear" w:color="auto" w:fill="303030"/>
    </w:rPr>
  </w:style>
  <w:style w:type="character" w:customStyle="1" w:styleId="InformationTok">
    <w:name w:val="InformationTok"/>
    <w:basedOn w:val="VerbatimChar"/>
    <w:rsid w:val="004E4E6A"/>
    <w:rPr>
      <w:rFonts w:ascii="Consolas" w:hAnsi="Consolas"/>
      <w:b/>
      <w:color w:val="7F9F7F"/>
      <w:sz w:val="22"/>
      <w:shd w:val="clear" w:color="auto" w:fill="303030"/>
    </w:rPr>
  </w:style>
  <w:style w:type="character" w:customStyle="1" w:styleId="WarningTok">
    <w:name w:val="WarningTok"/>
    <w:basedOn w:val="VerbatimChar"/>
    <w:rsid w:val="004E4E6A"/>
    <w:rPr>
      <w:rFonts w:ascii="Consolas" w:hAnsi="Consolas"/>
      <w:b/>
      <w:color w:val="7F9F7F"/>
      <w:sz w:val="22"/>
      <w:shd w:val="clear" w:color="auto" w:fill="303030"/>
    </w:rPr>
  </w:style>
  <w:style w:type="character" w:customStyle="1" w:styleId="AlertTok">
    <w:name w:val="AlertTok"/>
    <w:basedOn w:val="VerbatimChar"/>
    <w:rsid w:val="004E4E6A"/>
    <w:rPr>
      <w:rFonts w:ascii="Consolas" w:hAnsi="Consolas"/>
      <w:color w:val="FFCFAF"/>
      <w:sz w:val="22"/>
      <w:shd w:val="clear" w:color="auto" w:fill="303030"/>
    </w:rPr>
  </w:style>
  <w:style w:type="character" w:customStyle="1" w:styleId="ErrorTok">
    <w:name w:val="ErrorTok"/>
    <w:basedOn w:val="VerbatimChar"/>
    <w:rsid w:val="004E4E6A"/>
    <w:rPr>
      <w:rFonts w:ascii="Consolas" w:hAnsi="Consolas"/>
      <w:color w:val="C3BF9F"/>
      <w:sz w:val="22"/>
      <w:shd w:val="clear" w:color="auto" w:fill="303030"/>
    </w:rPr>
  </w:style>
  <w:style w:type="character" w:customStyle="1" w:styleId="NormalTok">
    <w:name w:val="NormalTok"/>
    <w:basedOn w:val="VerbatimChar"/>
    <w:rsid w:val="004E4E6A"/>
    <w:rPr>
      <w:rFonts w:ascii="Consolas" w:hAnsi="Consolas"/>
      <w:color w:val="CCCCCC"/>
      <w:sz w:val="22"/>
      <w:shd w:val="clear" w:color="auto" w:fill="303030"/>
    </w:rPr>
  </w:style>
  <w:style w:type="character" w:styleId="CommentReference">
    <w:name w:val="annotation reference"/>
    <w:basedOn w:val="DefaultParagraphFont"/>
    <w:semiHidden/>
    <w:unhideWhenUsed/>
    <w:rsid w:val="004F77EC"/>
    <w:rPr>
      <w:sz w:val="16"/>
      <w:szCs w:val="16"/>
    </w:rPr>
  </w:style>
  <w:style w:type="paragraph" w:styleId="CommentText">
    <w:name w:val="annotation text"/>
    <w:basedOn w:val="Normal"/>
    <w:link w:val="CommentTextChar"/>
    <w:semiHidden/>
    <w:unhideWhenUsed/>
    <w:rsid w:val="004F77EC"/>
    <w:rPr>
      <w:sz w:val="20"/>
      <w:szCs w:val="20"/>
    </w:rPr>
  </w:style>
  <w:style w:type="character" w:customStyle="1" w:styleId="CommentTextChar">
    <w:name w:val="Comment Text Char"/>
    <w:basedOn w:val="DefaultParagraphFont"/>
    <w:link w:val="CommentText"/>
    <w:semiHidden/>
    <w:rsid w:val="004F77EC"/>
    <w:rPr>
      <w:sz w:val="20"/>
      <w:szCs w:val="20"/>
    </w:rPr>
  </w:style>
  <w:style w:type="paragraph" w:styleId="CommentSubject">
    <w:name w:val="annotation subject"/>
    <w:basedOn w:val="CommentText"/>
    <w:next w:val="CommentText"/>
    <w:link w:val="CommentSubjectChar"/>
    <w:semiHidden/>
    <w:unhideWhenUsed/>
    <w:rsid w:val="004F77EC"/>
    <w:rPr>
      <w:b/>
      <w:bCs/>
    </w:rPr>
  </w:style>
  <w:style w:type="character" w:customStyle="1" w:styleId="CommentSubjectChar">
    <w:name w:val="Comment Subject Char"/>
    <w:basedOn w:val="CommentTextChar"/>
    <w:link w:val="CommentSubject"/>
    <w:semiHidden/>
    <w:rsid w:val="004F77EC"/>
    <w:rPr>
      <w:b/>
      <w:bCs/>
      <w:sz w:val="20"/>
      <w:szCs w:val="20"/>
    </w:rPr>
  </w:style>
  <w:style w:type="paragraph" w:styleId="BalloonText">
    <w:name w:val="Balloon Text"/>
    <w:basedOn w:val="Normal"/>
    <w:link w:val="BalloonTextChar"/>
    <w:semiHidden/>
    <w:unhideWhenUsed/>
    <w:rsid w:val="004F77E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F77EC"/>
    <w:rPr>
      <w:rFonts w:ascii="Times New Roman" w:hAnsi="Times New Roman" w:cs="Times New Roman"/>
      <w:sz w:val="18"/>
      <w:szCs w:val="18"/>
    </w:rPr>
  </w:style>
  <w:style w:type="paragraph" w:styleId="Revision">
    <w:name w:val="Revision"/>
    <w:hidden/>
    <w:semiHidden/>
    <w:rsid w:val="00C460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C6E14-1E9F-3942-BAA9-974DAD12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21</Pages>
  <Words>7172</Words>
  <Characters>40885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Morphometric properties of shallow water kelp, Ecklonia maxima, along thermal and wave exposure gradients.</vt:lpstr>
    </vt:vector>
  </TitlesOfParts>
  <Company/>
  <LinksUpToDate>false</LinksUpToDate>
  <CharactersWithSpaces>47962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Morphometric properties of shallow water kelp, Ecklonia maxima, along thermal and wave exposure gradients.</dc:title>
  <dc:creator>Jesse Smith</dc:creator>
  <cp:lastModifiedBy>AJ Smit</cp:lastModifiedBy>
  <cp:revision>5</cp:revision>
  <dcterms:created xsi:type="dcterms:W3CDTF">2018-11-18T15:50:00Z</dcterms:created>
  <dcterms:modified xsi:type="dcterms:W3CDTF">2018-11-18T16:03:00Z</dcterms:modified>
</cp:coreProperties>
</file>